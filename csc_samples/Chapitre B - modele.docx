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atLeast" w:line="300"/>
        <w:jc w:val="center"/>
        <w:rPr>
          <w:del w:id="0" w:author="Administrateur" w:date="2010-05-18T10:45:00Z"/>
          <w:b/>
          <w:color w:val="000000"/>
          <w:sz w:val="28"/>
        </w:rPr>
      </w:pPr>
      <w:r>
        <w:rPr>
          <w:b/>
          <w:caps/>
          <w:color w:val="000000"/>
          <w:sz w:val="28"/>
        </w:rPr>
        <w:t xml:space="preserve">Précisions et commentaires relatifs àU chapitre B </w:t>
        <w:br/>
        <w:t>– Terminologie du CCT QUALIROUTES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atLeast" w:line="30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Heading1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B. 1. Classification des routes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jc w:val="both"/>
        <w:rPr>
          <w:color w:val="000000"/>
        </w:rPr>
      </w:pPr>
      <w:r>
        <w:rPr>
          <w:color w:val="000000"/>
        </w:rPr>
        <w:t>Le cas échéant, préciser ici le ou les réseaux auxquels appartiennent les routes objets du marché.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spacing w:lineRule="atLeast" w:line="300"/>
        <w:rPr/>
      </w:pPr>
      <w:r>
        <w:rPr/>
        <w:t>Cette classification est appliquée aux chapitres C, E, F, G, H, I et M.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tabs>
          <w:tab w:val="clear" w:pos="567"/>
          <w:tab w:val="left" w:pos="4111" w:leader="none"/>
        </w:tabs>
        <w:ind w:hanging="0" w:start="0"/>
        <w:rPr/>
      </w:pPr>
      <w:r>
        <w:rPr/>
        <w:t>B. 3.2. Déblai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spacing w:lineRule="atLeast" w:line="300"/>
        <w:rPr/>
      </w:pPr>
      <w:r>
        <w:rPr/>
        <w:t>Le déblai est nécessairement suivi d’un remblai , d’une mise en dépôt ou d’une évacuation.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B. 3.8. Démolition sélective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spacing w:lineRule="atLeast" w:line="300"/>
        <w:rPr/>
      </w:pPr>
      <w:r>
        <w:rPr/>
        <w:t>Le document de référence QR-A-8 impose la réalisation de sondages préalables qui permet à l’auteur de projet d’une part d’indiquer au plan terrier (ou à défaut, dans une annexe au cahier spécial des charges) la localisation, la nature et la quantité des matériaux à extraire et d’autre part, de déterminer les postes du métré destinés soit à la réutilisation sur le chantier (postes du CPN affectés de la lettre C), soit à la mise en dépôt (postes du CPN affectés de la lettre D), soit à l’évacuation (postes du CPN affectés de la lettre E).</w:t>
      </w:r>
    </w:p>
    <w:p>
      <w:pPr>
        <w:pStyle w:val="BodyText"/>
        <w:spacing w:lineRule="atLeast" w:line="300"/>
        <w:rPr/>
      </w:pPr>
      <w:r>
        <w:rPr/>
      </w:r>
    </w:p>
    <w:p>
      <w:pPr>
        <w:pStyle w:val="BodyText"/>
        <w:spacing w:lineRule="atLeast" w:line="300"/>
        <w:rPr/>
      </w:pPr>
      <w:r>
        <w:rPr/>
        <w:t>Tous les matériaux ou objets issus de la démolition sélective font nécessairement l’objet d’une réutilisation sur le chantier, d’une mise en dépôt ou d’une évacuation.</w:t>
      </w:r>
    </w:p>
    <w:p>
      <w:pPr>
        <w:pStyle w:val="BodyText"/>
        <w:spacing w:lineRule="atLeast" w:line="300"/>
        <w:rPr/>
      </w:pPr>
      <w:r>
        <w:rPr/>
      </w:r>
    </w:p>
    <w:p>
      <w:pPr>
        <w:pStyle w:val="BodyText"/>
        <w:spacing w:lineRule="atLeast" w:line="300"/>
        <w:rPr/>
      </w:pPr>
      <w:r>
        <w:rPr/>
        <w:t>Les opérations relatives à l’évacuation proprement dite (transport et déchargement) font l’objet des postes du CPN de la série D9000.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B. 3.11. Lexique – Dépôt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tLeast" w:line="300"/>
        <w:jc w:val="both"/>
        <w:rPr>
          <w:color w:val="000000"/>
        </w:rPr>
      </w:pPr>
      <w:r>
        <w:rPr>
          <w:color w:val="000000"/>
        </w:rPr>
        <w:t>Le cas échéant, préciser ici l’adresse du lieu de dépôt.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b/>
          <w:color w:val="000000"/>
          <w:lang w:val="fr-BE"/>
        </w:rPr>
      </w:pPr>
      <w:r>
        <w:rPr>
          <w:b/>
          <w:color w:val="000000"/>
        </w:rPr>
        <w:t>B. 3.23. TRAVAIL EN RECHERCHE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b/>
          <w:color w:val="000000"/>
          <w:lang w:val="fr-BE"/>
        </w:rPr>
      </w:pPr>
      <w:r>
        <w:rPr>
          <w:b/>
          <w:color w:val="000000"/>
          <w:lang w:val="fr-BE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  <w:lang w:val="fr-BE"/>
        </w:rPr>
      </w:pPr>
      <w:r>
        <w:rPr>
          <w:color w:val="000000"/>
          <w:lang w:val="fr-BE"/>
        </w:rPr>
        <w:t xml:space="preserve">Le cas échéant, donner une définition spécifique des travaux "en recherche" propres aux marché (postes avec option "R"). 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  <w:lang w:val="fr-BE"/>
        </w:rPr>
      </w:pPr>
      <w:r>
        <w:rPr>
          <w:color w:val="000000"/>
          <w:lang w:val="fr-BE"/>
        </w:rPr>
      </w:r>
    </w:p>
    <w:p>
      <w:pPr>
        <w:pStyle w:val="Normal"/>
        <w:spacing w:lineRule="atLeast" w:line="300"/>
        <w:jc w:val="both"/>
        <w:rPr>
          <w:color w:val="000000"/>
          <w:lang w:val="fr-BE"/>
        </w:rPr>
      </w:pPr>
      <w:r>
        <w:rPr>
          <w:color w:val="000000"/>
          <w:lang w:val="fr-BE"/>
        </w:rPr>
      </w:r>
    </w:p>
    <w:p>
      <w:pPr>
        <w:pStyle w:val="Normal"/>
        <w:spacing w:lineRule="atLeast" w:line="300"/>
        <w:jc w:val="both"/>
        <w:rPr>
          <w:i/>
          <w:color w:val="000000"/>
          <w:lang w:val="fr-BE"/>
        </w:rPr>
      </w:pPr>
      <w:r>
        <w:rPr>
          <w:i/>
          <w:color w:val="000000"/>
          <w:lang w:val="fr-BE"/>
        </w:rPr>
        <w:t>A titre d'exemple, le texte suivant est fourni:</w:t>
      </w:r>
    </w:p>
    <w:p>
      <w:pPr>
        <w:pStyle w:val="Normal"/>
        <w:spacing w:lineRule="atLeast" w:line="300"/>
        <w:jc w:val="both"/>
        <w:rPr>
          <w:i/>
          <w:color w:val="000000"/>
          <w:lang w:val="fr-BE"/>
        </w:rPr>
      </w:pPr>
      <w:r>
        <w:rPr>
          <w:i/>
          <w:color w:val="000000"/>
          <w:lang w:val="fr-BE"/>
        </w:rPr>
        <w:t>"Sauf indication contraire dans le libellé d’un poste en recherche (option " R"), les termes "en recherche" sont relatifs à des travaux localisés ou en ordre dispersé dont la quantité totale présumée est exécutée par petites (relativement par rapport à la quantité totale) zones de travail, inférieures ou égales, selon les cas, à 5 mètres, 10 m² ou 1 tonne. En ce qui concerne les volumes, la limite est de 5m³ pour les postes de terrassements (chapitre E) et de 1 m³ pour les autres postes".</w:t>
      </w:r>
    </w:p>
    <w:p>
      <w:pPr>
        <w:pStyle w:val="Normal"/>
        <w:spacing w:lineRule="atLeast" w:line="300"/>
        <w:jc w:val="both"/>
        <w:rPr>
          <w:i/>
          <w:color w:val="000000"/>
          <w:lang w:val="fr-BE"/>
        </w:rPr>
      </w:pPr>
      <w:r>
        <w:rPr>
          <w:i/>
          <w:color w:val="000000"/>
          <w:lang w:val="fr-BE"/>
        </w:rPr>
      </w:r>
    </w:p>
    <w:p>
      <w:pPr>
        <w:pStyle w:val="Normal"/>
        <w:spacing w:lineRule="atLeast" w:line="300"/>
        <w:jc w:val="both"/>
        <w:rPr>
          <w:i/>
          <w:color w:val="000000"/>
          <w:lang w:val="fr-BE"/>
        </w:rPr>
      </w:pPr>
      <w:r>
        <w:rPr>
          <w:i/>
          <w:color w:val="000000"/>
          <w:lang w:val="fr-BE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b/>
          <w:color w:val="000000"/>
          <w:lang w:val="fr-BE"/>
        </w:rPr>
      </w:pPr>
      <w:r>
        <w:rPr>
          <w:b/>
          <w:color w:val="000000"/>
        </w:rPr>
        <w:t xml:space="preserve">B. 3.24. </w:t>
      </w:r>
      <w:r>
        <w:rPr>
          <w:b/>
          <w:bCs/>
          <w:color w:val="000000"/>
        </w:rPr>
        <w:t>TRAVAUX  LOCALISES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b/>
          <w:color w:val="000000"/>
          <w:lang w:val="fr-BE"/>
        </w:rPr>
      </w:pPr>
      <w:r>
        <w:rPr>
          <w:b/>
          <w:color w:val="000000"/>
          <w:lang w:val="fr-BE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/>
      </w:pPr>
      <w:r>
        <w:rPr>
          <w:color w:val="000000"/>
          <w:lang w:val="fr-BE"/>
        </w:rPr>
        <w:t xml:space="preserve">Le cas échéant, donner une définition spécifique des travaux localisés propres au marché. 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rPr>
          <w:color w:val="000000"/>
          <w:lang w:val="fr-BE"/>
        </w:rPr>
      </w:pPr>
      <w:r>
        <w:rPr>
          <w:color w:val="000000"/>
          <w:lang w:val="fr-BE"/>
        </w:rPr>
      </w:r>
    </w:p>
    <w:p>
      <w:pPr>
        <w:pStyle w:val="Normal"/>
        <w:spacing w:lineRule="atLeast" w:line="300"/>
        <w:jc w:val="both"/>
        <w:rPr>
          <w:color w:val="000000"/>
          <w:lang w:val="fr-BE"/>
        </w:rPr>
      </w:pPr>
      <w:r>
        <w:rPr>
          <w:color w:val="000000"/>
          <w:lang w:val="fr-BE"/>
        </w:rPr>
      </w:r>
    </w:p>
    <w:p>
      <w:pPr>
        <w:pStyle w:val="Normal"/>
        <w:rPr>
          <w:color w:val="FF0000"/>
          <w:lang w:val="fr-BE"/>
        </w:rPr>
      </w:pPr>
      <w:r>
        <w:rPr>
          <w:color w:val="FF0000"/>
          <w:lang w:val="fr-BE"/>
        </w:rPr>
      </w:r>
    </w:p>
    <w:p>
      <w:pPr>
        <w:pStyle w:val="Normal"/>
        <w:spacing w:lineRule="exact" w:line="300"/>
        <w:jc w:val="both"/>
        <w:rPr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Normal"/>
        <w:spacing w:lineRule="atLeast" w:line="300"/>
        <w:jc w:val="both"/>
        <w:rPr>
          <w:i/>
          <w:iCs/>
          <w:color w:val="000000"/>
        </w:rPr>
      </w:pPr>
      <w:r>
        <w:rPr>
          <w:i/>
          <w:iCs/>
          <w:color w:val="000000"/>
        </w:rPr>
      </w:r>
    </w:p>
    <w:sectPr>
      <w:headerReference w:type="default" r:id="rId2"/>
      <w:footerReference w:type="default" r:id="rId3"/>
      <w:type w:val="nextPage"/>
      <w:pgSz w:w="11906" w:h="16838"/>
      <w:pgMar w:left="1304" w:right="1304" w:gutter="0" w:header="720" w:top="1134" w:footer="72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Elite">
    <w:altName w:val="Courier New"/>
    <w:charset w:val="00" w:characterSet="windows-1252"/>
    <w:family w:val="auto"/>
    <w:pitch w:val="default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Arial" w:ascii="Arial" w:hAnsi="Arial"/>
        <w:color w:val="000000"/>
        <w:sz w:val="20"/>
      </w:rPr>
      <w:t xml:space="preserve">Modèle de CSC du Chapitre B – Version du 01/01/2015 – </w:t>
    </w:r>
    <w:r>
      <w:rPr>
        <w:rFonts w:cs="Arial" w:ascii="Arial" w:hAnsi="Arial"/>
        <w:color w:val="000000"/>
        <w:sz w:val="20"/>
      </w:rPr>
      <w:fldChar w:fldCharType="begin"/>
    </w:r>
    <w:r>
      <w:rPr>
        <w:rFonts w:cs="Arial" w:ascii="Arial" w:hAnsi="Arial"/>
        <w:color w:val="000000"/>
        <w:sz w:val="20"/>
      </w:rPr>
      <w:instrText xml:space="preserve"> PAGE </w:instrText>
    </w:r>
    <w:r>
      <w:rPr>
        <w:rFonts w:cs="Arial" w:ascii="Arial" w:hAnsi="Arial"/>
        <w:color w:val="000000"/>
        <w:sz w:val="20"/>
      </w:rPr>
      <w:fldChar w:fldCharType="separate"/>
    </w:r>
    <w:r>
      <w:rPr>
        <w:rFonts w:cs="Arial" w:ascii="Arial" w:hAnsi="Arial"/>
        <w:color w:val="000000"/>
        <w:sz w:val="20"/>
      </w:rPr>
      <w:t>2</w:t>
    </w:r>
    <w:r>
      <w:rPr>
        <w:rFonts w:cs="Arial" w:ascii="Arial" w:hAnsi="Arial"/>
        <w:color w:val="000000"/>
        <w:sz w:val="20"/>
      </w:rPr>
      <w:fldChar w:fldCharType="end"/>
    </w:r>
    <w:r>
      <w:rPr>
        <w:rFonts w:cs="Arial" w:ascii="Arial" w:hAnsi="Arial"/>
        <w:color w:val="000000"/>
        <w:sz w:val="2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spacing w:lineRule="exact" w:line="240" w:before="0" w:after="48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12"/>
    </w:pPr>
    <w:rPr>
      <w:rFonts w:ascii="Times New Roman" w:hAnsi="Times New Roman" w:eastAsia="Times New Roman" w:cs="Times New Roman"/>
      <w:color w:val="00FFFF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lineRule="atLeast" w:line="300"/>
      <w:jc w:val="both"/>
      <w:outlineLvl w:val="0"/>
    </w:pPr>
    <w:rPr>
      <w:b/>
      <w:bCs/>
      <w:caps/>
      <w:color w:val="00000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jc w:val="both"/>
      <w:outlineLvl w:val="2"/>
    </w:pPr>
    <w:rPr>
      <w:b/>
      <w:bCs/>
      <w:color w:val="000000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i/>
      <w:iCs/>
      <w:color w:val="000000"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i/>
      <w:iCs/>
      <w:color w:val="000000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color w:val="000000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4z0">
    <w:name w:val="WW8Num4z0"/>
    <w:qFormat/>
    <w:rPr>
      <w:rFonts w:ascii="Arial" w:hAnsi="Arial" w:cs="Arial"/>
      <w:sz w:val="20"/>
    </w:rPr>
  </w:style>
  <w:style w:type="character" w:styleId="WW8Num5z0">
    <w:name w:val="WW8Num5z0"/>
    <w:qFormat/>
    <w:rPr>
      <w:rFonts w:ascii="Arial" w:hAnsi="Arial" w:cs="Arial"/>
      <w:sz w:val="20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7z0">
    <w:name w:val="WW8NumSt7z0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Policepardfau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iCs/>
      <w:color w:val="00000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next w:val="Normal"/>
    <w:pPr>
      <w:widowControl/>
      <w:bidi w:val="0"/>
      <w:spacing w:lineRule="exact" w:line="240" w:before="0" w:after="480"/>
      <w:jc w:val="center"/>
    </w:pPr>
    <w:rPr>
      <w:rFonts w:ascii="Elite;Courier New" w:hAnsi="Elite;Courier New" w:eastAsia="Times New Roman" w:cs="Elite;Courier New"/>
      <w:color w:val="auto"/>
      <w:sz w:val="24"/>
      <w:szCs w:val="24"/>
      <w:lang w:val="fr-FR" w:bidi="ar-SA" w:eastAsia="zh-CN"/>
    </w:rPr>
  </w:style>
  <w:style w:type="paragraph" w:styleId="concerne">
    <w:name w:val="concerne"/>
    <w:basedOn w:val="Normal"/>
    <w:qFormat/>
    <w:pPr>
      <w:spacing w:before="1440" w:after="0"/>
      <w:ind w:hanging="1134" w:start="1134" w:end="0"/>
    </w:pPr>
    <w:rPr>
      <w:b/>
      <w:bCs/>
    </w:rPr>
  </w:style>
  <w:style w:type="paragraph" w:styleId="texte">
    <w:name w:val="texte"/>
    <w:basedOn w:val="Normal"/>
    <w:qFormat/>
    <w:pPr>
      <w:ind w:firstLine="1134" w:start="0" w:end="0"/>
      <w:jc w:val="both"/>
    </w:pPr>
    <w:rPr/>
  </w:style>
  <w:style w:type="paragraph" w:styleId="adresse">
    <w:name w:val="adresse"/>
    <w:basedOn w:val="Normal"/>
    <w:qFormat/>
    <w:pPr>
      <w:tabs>
        <w:tab w:val="clear" w:pos="567"/>
        <w:tab w:val="left" w:pos="4820" w:leader="none"/>
      </w:tabs>
      <w:spacing w:before="1920" w:after="0"/>
      <w:ind w:hanging="0" w:start="4820" w:end="0"/>
    </w:pPr>
    <w:rPr/>
  </w:style>
  <w:style w:type="paragraph" w:styleId="signature">
    <w:name w:val="signature"/>
    <w:basedOn w:val="Normal"/>
    <w:qFormat/>
    <w:pPr>
      <w:tabs>
        <w:tab w:val="clear" w:pos="567"/>
        <w:tab w:val="left" w:pos="5670" w:leader="none"/>
      </w:tabs>
      <w:ind w:hanging="0" w:start="5670" w:end="0"/>
    </w:pPr>
    <w:rPr/>
  </w:style>
  <w:style w:type="paragraph" w:styleId="rfrence">
    <w:name w:val="référence"/>
    <w:basedOn w:val="Normal"/>
    <w:qFormat/>
    <w:pPr/>
    <w:rPr/>
  </w:style>
  <w:style w:type="paragraph" w:styleId="rapport">
    <w:name w:val="rapport"/>
    <w:basedOn w:val="Normal"/>
    <w:qFormat/>
    <w:pPr>
      <w:ind w:hanging="0" w:start="567" w:end="0"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ooter">
    <w:name w:val="footer"/>
    <w:basedOn w:val="Normal"/>
    <w:pPr>
      <w:tabs>
        <w:tab w:val="clear" w:pos="567"/>
        <w:tab w:val="center" w:pos="4536" w:leader="none"/>
        <w:tab w:val="right" w:pos="9072" w:leader="none"/>
      </w:tabs>
    </w:pPr>
    <w:rPr/>
  </w:style>
  <w:style w:type="paragraph" w:styleId="Corpsdetexte2">
    <w:name w:val="Corps de texte 2"/>
    <w:basedOn w:val="Normal"/>
    <w:qFormat/>
    <w:p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jc w:val="both"/>
    </w:pPr>
    <w:rPr>
      <w:b/>
      <w:bCs/>
      <w:color w:val="000000"/>
    </w:rPr>
  </w:style>
  <w:style w:type="paragraph" w:styleId="Corpsdetexte3">
    <w:name w:val="Corps de texte 3"/>
    <w:basedOn w:val="Normal"/>
    <w:qFormat/>
    <w:pPr/>
    <w:rPr>
      <w:i/>
      <w:iCs/>
      <w:color w:val="000000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2014-10-13T11:46:00Z</dcterms:created>
  <dc:creator>MRW</dc:creator>
  <dc:description/>
  <cp:keywords/>
  <dc:language>fr-FR</dc:language>
  <cp:lastModifiedBy>MICHAUX Gauthier</cp:lastModifiedBy>
  <cp:lastPrinted>2003-03-20T08:44:00Z</cp:lastPrinted>
  <dcterms:modified xsi:type="dcterms:W3CDTF">2019-11-27T16:18:00Z</dcterms:modified>
  <cp:revision>6</cp:revision>
  <dc:subject/>
  <dc:title>03.06.97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ActionId">
    <vt:lpwstr>17255c66-7d81-4991-b7d0-1a6336882dd9</vt:lpwstr>
  </property>
  <property fmtid="{D5CDD505-2E9C-101B-9397-08002B2CF9AE}" pid="3" name="MSIP_Label_e72a09c5-6e26-4737-a926-47ef1ab198ae_Application">
    <vt:lpwstr>Microsoft Azure Information Protection</vt:lpwstr>
  </property>
  <property fmtid="{D5CDD505-2E9C-101B-9397-08002B2CF9AE}" pid="4" name="MSIP_Label_e72a09c5-6e26-4737-a926-47ef1ab198ae_Enabled">
    <vt:lpwstr>True</vt:lpwstr>
  </property>
  <property fmtid="{D5CDD505-2E9C-101B-9397-08002B2CF9AE}" pid="5" name="MSIP_Label_e72a09c5-6e26-4737-a926-47ef1ab198ae_Extended_MSFT_Method">
    <vt:lpwstr>Automatic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Owner">
    <vt:lpwstr>gauthier.michaux@spw.wallonie.be</vt:lpwstr>
  </property>
  <property fmtid="{D5CDD505-2E9C-101B-9397-08002B2CF9AE}" pid="8" name="MSIP_Label_e72a09c5-6e26-4737-a926-47ef1ab198ae_SetDate">
    <vt:lpwstr>2019-11-27T14:18:51.7491209Z</vt:lpwstr>
  </property>
  <property fmtid="{D5CDD505-2E9C-101B-9397-08002B2CF9AE}" pid="9" name="MSIP_Label_e72a09c5-6e26-4737-a926-47ef1ab198ae_SiteId">
    <vt:lpwstr>1f816a84-7aa6-4a56-b22a-7b3452fa8681</vt:lpwstr>
  </property>
  <property fmtid="{D5CDD505-2E9C-101B-9397-08002B2CF9AE}" pid="10" name="Sensitivity">
    <vt:lpwstr>Confidentiel</vt:lpwstr>
  </property>
</Properties>
</file>