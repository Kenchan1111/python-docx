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536"/>
        </w:tabs>
        <w:rPr>
          <w:b/>
          <w:bCs/>
        </w:rPr>
      </w:pPr>
      <w:r>
        <w:rPr>
          <w:b/>
          <w:bCs/>
        </w:rPr>
      </w:r>
    </w:p>
    <w:p>
      <w:pPr>
        <w:pStyle w:val="Normal"/>
        <w:tabs>
          <w:tab w:val="clear" w:pos="4536"/>
        </w:tabs>
        <w:rPr>
          <w:b/>
          <w:bCs/>
        </w:rPr>
      </w:pPr>
      <w:r>
        <w:rPr>
          <w:b/>
          <w:bCs/>
        </w:rPr>
      </w:r>
    </w:p>
    <w:tbl>
      <w:tblPr>
        <w:tblW w:w="9212" w:type="dxa"/>
        <w:jc w:val="start"/>
        <w:tblInd w:w="0" w:type="dxa"/>
        <w:tblLayout w:type="fixed"/>
        <w:tblCellMar>
          <w:top w:w="0" w:type="dxa"/>
          <w:start w:w="108" w:type="dxa"/>
          <w:bottom w:w="0" w:type="dxa"/>
          <w:end w:w="108" w:type="dxa"/>
        </w:tblCellMar>
      </w:tblPr>
      <w:tblGrid>
        <w:gridCol w:w="4606"/>
        <w:gridCol w:w="4606"/>
      </w:tblGrid>
      <w:tr>
        <w:trPr>
          <w:trHeight w:val="3543" w:hRule="atLeast"/>
        </w:trPr>
        <w:tc>
          <w:tcPr>
            <w:tcW w:w="9212" w:type="dxa"/>
            <w:gridSpan w:val="2"/>
            <w:tcBorders>
              <w:bottom w:val="single" w:sz="4" w:space="0" w:color="000000"/>
            </w:tcBorders>
            <w:vAlign w:val="center"/>
          </w:tcPr>
          <w:p>
            <w:pPr>
              <w:pStyle w:val="Normal"/>
              <w:spacing w:before="120" w:after="0"/>
              <w:jc w:val="center"/>
              <w:rPr>
                <w:b/>
                <w:i/>
                <w:sz w:val="36"/>
                <w:szCs w:val="36"/>
              </w:rPr>
            </w:pPr>
            <w:r>
              <w:rPr>
                <w:b/>
                <w:i/>
                <w:sz w:val="36"/>
                <w:szCs w:val="36"/>
              </w:rPr>
              <w:t xml:space="preserve">LOGOS du (ou des) </w:t>
            </w:r>
            <w:r>
              <w:rPr>
                <w:b/>
                <w:i/>
                <w:sz w:val="36"/>
                <w:szCs w:val="36"/>
                <w:u w:val="single"/>
              </w:rPr>
              <w:t>pouvoir(s) adjudicateur(s)</w:t>
            </w:r>
          </w:p>
        </w:tc>
      </w:tr>
      <w:tr>
        <w:trPr>
          <w:trHeight w:val="2693" w:hRule="atLeast"/>
        </w:trPr>
        <w:tc>
          <w:tcPr>
            <w:tcW w:w="9212" w:type="dxa"/>
            <w:gridSpan w:val="2"/>
            <w:tcBorders>
              <w:top w:val="single" w:sz="4" w:space="0" w:color="000000"/>
              <w:start w:val="single" w:sz="4" w:space="0" w:color="000000"/>
              <w:bottom w:val="single" w:sz="4" w:space="0" w:color="000000"/>
              <w:end w:val="single" w:sz="4" w:space="0" w:color="000000"/>
            </w:tcBorders>
          </w:tcPr>
          <w:p>
            <w:pPr>
              <w:pStyle w:val="Normal"/>
              <w:spacing w:before="360" w:after="0"/>
              <w:jc w:val="center"/>
              <w:rPr>
                <w:b/>
                <w:sz w:val="36"/>
                <w:szCs w:val="36"/>
              </w:rPr>
            </w:pPr>
            <w:r>
              <w:rPr>
                <w:b/>
                <w:sz w:val="36"/>
                <w:szCs w:val="36"/>
              </w:rPr>
              <w:t>Libellé du marché</w:t>
            </w:r>
          </w:p>
          <w:p>
            <w:pPr>
              <w:pStyle w:val="Normal"/>
              <w:spacing w:before="120" w:after="0"/>
              <w:jc w:val="center"/>
              <w:rPr>
                <w:b/>
                <w:sz w:val="32"/>
                <w:szCs w:val="32"/>
              </w:rPr>
            </w:pPr>
            <w:r>
              <w:rPr>
                <w:b/>
                <w:sz w:val="32"/>
                <w:szCs w:val="32"/>
              </w:rPr>
            </w:r>
          </w:p>
          <w:p>
            <w:pPr>
              <w:pStyle w:val="Normal"/>
              <w:spacing w:before="120" w:after="0"/>
              <w:jc w:val="center"/>
              <w:rPr>
                <w:sz w:val="32"/>
                <w:szCs w:val="32"/>
              </w:rPr>
            </w:pPr>
            <w:r>
              <w:rPr>
                <w:sz w:val="32"/>
                <w:szCs w:val="32"/>
              </w:rPr>
              <w:t>Numéro du CSC</w:t>
            </w:r>
          </w:p>
          <w:p>
            <w:pPr>
              <w:pStyle w:val="Normal"/>
              <w:spacing w:before="120" w:after="0"/>
              <w:jc w:val="center"/>
              <w:rPr>
                <w:sz w:val="32"/>
                <w:szCs w:val="32"/>
              </w:rPr>
            </w:pPr>
            <w:r>
              <w:rPr>
                <w:sz w:val="32"/>
                <w:szCs w:val="32"/>
              </w:rPr>
            </w:r>
          </w:p>
          <w:p>
            <w:pPr>
              <w:pStyle w:val="Normal"/>
              <w:spacing w:before="120" w:after="0"/>
              <w:jc w:val="center"/>
              <w:rPr>
                <w:sz w:val="32"/>
                <w:szCs w:val="32"/>
              </w:rPr>
            </w:pPr>
            <w:r>
              <w:rPr>
                <w:sz w:val="32"/>
                <w:szCs w:val="32"/>
              </w:rPr>
              <w:t>Marché de travaux</w:t>
            </w:r>
          </w:p>
        </w:tc>
      </w:tr>
      <w:tr>
        <w:trPr>
          <w:trHeight w:val="835" w:hRule="atLeast"/>
        </w:trPr>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sz w:val="28"/>
                <w:szCs w:val="28"/>
              </w:rPr>
            </w:pPr>
            <w:r>
              <w:rPr>
                <w:sz w:val="28"/>
                <w:szCs w:val="28"/>
              </w:rPr>
              <w:t>Pouvoir(s) adjudicateur(s)</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120" w:after="0"/>
              <w:rPr/>
            </w:pPr>
            <w:r>
              <w:rPr/>
              <w:t xml:space="preserve">La Région wallonne </w:t>
            </w:r>
          </w:p>
          <w:p>
            <w:pPr>
              <w:pStyle w:val="Normal"/>
              <w:spacing w:before="120" w:after="0"/>
              <w:rPr/>
            </w:pPr>
            <w:r>
              <w:rPr/>
              <w:t xml:space="preserve">La SOFICO </w:t>
            </w:r>
          </w:p>
          <w:p>
            <w:pPr>
              <w:pStyle w:val="Normal"/>
              <w:spacing w:before="120" w:after="120"/>
              <w:rPr>
                <w:i/>
              </w:rPr>
            </w:pPr>
            <w:r>
              <w:rPr/>
              <w:t>La Commune de …</w:t>
            </w:r>
          </w:p>
        </w:tc>
      </w:tr>
      <w:tr>
        <w:trPr>
          <w:trHeight w:val="833" w:hRule="atLeast"/>
        </w:trPr>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sz w:val="28"/>
                <w:szCs w:val="28"/>
              </w:rPr>
            </w:pPr>
            <w:r>
              <w:rPr>
                <w:sz w:val="28"/>
                <w:szCs w:val="28"/>
              </w:rPr>
              <w:t>Service gestionnaire</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120" w:after="0"/>
              <w:rPr/>
            </w:pPr>
            <w:r>
              <w:rPr/>
              <w:t>Nom et adresse du service qui va gérer le marché</w:t>
            </w:r>
          </w:p>
        </w:tc>
      </w:tr>
      <w:tr>
        <w:trPr>
          <w:trHeight w:val="845" w:hRule="atLeast"/>
        </w:trPr>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sz w:val="28"/>
                <w:szCs w:val="28"/>
              </w:rPr>
            </w:pPr>
            <w:r>
              <w:rPr>
                <w:sz w:val="28"/>
                <w:szCs w:val="28"/>
              </w:rPr>
              <w:t>Mode de passation</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120" w:after="0"/>
              <w:jc w:val="start"/>
              <w:rPr/>
            </w:pPr>
            <w:r>
              <w:rPr/>
              <w:t xml:space="preserve">Procédure ouverte </w:t>
            </w:r>
          </w:p>
          <w:p>
            <w:pPr>
              <w:pStyle w:val="Normal"/>
              <w:spacing w:before="120" w:after="0"/>
              <w:jc w:val="start"/>
              <w:rPr/>
            </w:pPr>
            <w:r>
              <w:rPr/>
              <w:t xml:space="preserve">Procédure négociée directe avec publication préalable </w:t>
            </w:r>
          </w:p>
          <w:p>
            <w:pPr>
              <w:pStyle w:val="Normal"/>
              <w:spacing w:before="120" w:after="0"/>
              <w:jc w:val="start"/>
              <w:rPr/>
            </w:pPr>
            <w:r>
              <w:rPr/>
              <w:t>Procédure négociée sans publication préalable (PNSPP)</w:t>
            </w:r>
          </w:p>
          <w:p>
            <w:pPr>
              <w:pStyle w:val="Normal"/>
              <w:spacing w:before="120" w:after="0"/>
              <w:rPr/>
            </w:pPr>
            <w:r>
              <w:rPr/>
              <w:t>…</w:t>
            </w:r>
          </w:p>
        </w:tc>
      </w:tr>
      <w:tr>
        <w:trPr>
          <w:trHeight w:val="845" w:hRule="atLeast"/>
        </w:trPr>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sz w:val="28"/>
                <w:szCs w:val="28"/>
              </w:rPr>
            </w:pPr>
            <w:r>
              <w:rPr>
                <w:sz w:val="28"/>
                <w:szCs w:val="28"/>
              </w:rPr>
              <w:t xml:space="preserve">Niveau de publicité </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120" w:after="0"/>
              <w:rPr/>
            </w:pPr>
            <w:r>
              <w:rPr/>
              <w:t xml:space="preserve">Belge / Européen </w:t>
            </w:r>
          </w:p>
          <w:p>
            <w:pPr>
              <w:pStyle w:val="Normal"/>
              <w:spacing w:before="120" w:after="120"/>
              <w:rPr/>
            </w:pPr>
            <w:r>
              <w:rPr/>
              <w:t>Néant (PNSPP)</w:t>
            </w:r>
          </w:p>
        </w:tc>
      </w:tr>
      <w:tr>
        <w:trPr>
          <w:trHeight w:val="829" w:hRule="atLeast"/>
        </w:trPr>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jc w:val="start"/>
              <w:rPr>
                <w:sz w:val="28"/>
                <w:szCs w:val="28"/>
              </w:rPr>
            </w:pPr>
            <w:del w:id="0" w:author="MICHAUX Gauthier" w:date="2024-02-28T12:16:00Z">
              <w:r>
                <w:rPr>
                  <w:sz w:val="28"/>
                  <w:szCs w:val="28"/>
                </w:rPr>
                <w:delText>Séance d’ouverture des offres / procédure électronique</w:delText>
              </w:r>
            </w:del>
            <w:ins w:id="1" w:author="MICHAUX Gauthier" w:date="2024-02-28T12:16:00Z">
              <w:r>
                <w:rPr>
                  <w:sz w:val="28"/>
                  <w:szCs w:val="28"/>
                </w:rPr>
                <w:t>Date et heure limites de dépôt des offres</w:t>
              </w:r>
            </w:ins>
          </w:p>
        </w:tc>
        <w:tc>
          <w:tcPr>
            <w:tcW w:w="460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ins w:id="3" w:author="MICHAUX Gauthier" w:date="2024-02-28T12:17:00Z"/>
              </w:rPr>
            </w:pPr>
            <w:ins w:id="2" w:author="MICHAUX Gauthier" w:date="2024-02-28T12:17:00Z">
              <w:r>
                <w:rPr/>
                <w:t xml:space="preserve">Voir avis de marché </w:t>
              </w:r>
            </w:ins>
          </w:p>
          <w:p>
            <w:pPr>
              <w:pStyle w:val="Normal"/>
              <w:spacing w:before="120" w:after="0"/>
              <w:rPr>
                <w:del w:id="6" w:author="MICHAUX Gauthier" w:date="2024-02-28T12:17:00Z"/>
              </w:rPr>
            </w:pPr>
            <w:ins w:id="4" w:author="MICHAUX Gauthier" w:date="2024-02-28T12:17:00Z">
              <w:r>
                <w:rPr/>
                <w:t>ou avis rectificatif éventuel</w:t>
              </w:r>
            </w:ins>
            <w:del w:id="5" w:author="MICHAUX Gauthier" w:date="2024-02-28T12:17:00Z">
              <w:r>
                <w:rPr/>
                <w:delText>Date, heure, adresse + local/</w:delText>
              </w:r>
            </w:del>
          </w:p>
          <w:p>
            <w:pPr>
              <w:pStyle w:val="Normal"/>
              <w:widowControl/>
              <w:bidi w:val="0"/>
              <w:spacing w:lineRule="exact" w:line="312" w:before="120" w:after="0"/>
              <w:jc w:val="both"/>
              <w:rPr/>
            </w:pPr>
            <w:del w:id="7" w:author="MICHAUX Gauthier" w:date="2024-02-28T12:17:00Z">
              <w:r>
                <w:rPr/>
                <w:delText>Date + heure</w:delText>
              </w:r>
            </w:del>
          </w:p>
        </w:tc>
      </w:tr>
      <w:tr>
        <w:trPr>
          <w:trHeight w:val="841" w:hRule="atLeast"/>
        </w:trPr>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sz w:val="28"/>
                <w:szCs w:val="28"/>
              </w:rPr>
            </w:pPr>
            <w:r>
              <w:rPr>
                <w:sz w:val="28"/>
                <w:szCs w:val="28"/>
              </w:rPr>
              <w:t>Agréation</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120" w:after="0"/>
              <w:rPr>
                <w:szCs w:val="24"/>
              </w:rPr>
            </w:pPr>
            <w:r>
              <w:rPr>
                <w:szCs w:val="24"/>
              </w:rPr>
              <w:t>Catégorie ou sous-catégorie: xx</w:t>
            </w:r>
          </w:p>
          <w:p>
            <w:pPr>
              <w:pStyle w:val="Normal"/>
              <w:spacing w:before="120" w:after="0"/>
              <w:rPr>
                <w:szCs w:val="24"/>
              </w:rPr>
            </w:pPr>
            <w:r>
              <w:rPr>
                <w:szCs w:val="24"/>
              </w:rPr>
              <w:t>Classe estimée: xx</w:t>
            </w:r>
          </w:p>
        </w:tc>
      </w:tr>
    </w:tbl>
    <w:p>
      <w:pPr>
        <w:pStyle w:val="Normal"/>
        <w:tabs>
          <w:tab w:val="clear" w:pos="4536"/>
        </w:tabs>
        <w:jc w:val="start"/>
        <w:rPr>
          <w:b/>
          <w:sz w:val="36"/>
          <w:szCs w:val="36"/>
          <w:u w:val="single"/>
        </w:rPr>
      </w:pPr>
      <w:r>
        <w:rPr>
          <w:b/>
          <w:sz w:val="36"/>
          <w:szCs w:val="36"/>
          <w:u w:val="single"/>
        </w:rPr>
      </w:r>
    </w:p>
    <w:p>
      <w:pPr>
        <w:pStyle w:val="En-ttedetabledesmatires"/>
        <w:rPr>
          <w:rFonts w:ascii="Arial" w:hAnsi="Arial" w:cs="Arial"/>
          <w:u w:val="thick"/>
        </w:rPr>
      </w:pPr>
      <w:r>
        <w:rPr>
          <w:rFonts w:cs="Arial" w:ascii="Arial" w:hAnsi="Arial"/>
          <w:u w:val="thick"/>
        </w:rPr>
        <w:t>Table des matières</w:t>
      </w:r>
    </w:p>
    <w:sdt>
      <w:sdtPr>
        <w:docPartObj>
          <w:docPartGallery w:val="Table of Contents"/>
          <w:docPartUnique w:val="true"/>
        </w:docPartObj>
      </w:sdtPr>
      <w:sdtContent>
        <w:p>
          <w:pPr>
            <w:pStyle w:val="TOC1"/>
            <w:rPr>
              <w:rFonts w:ascii="Calibri" w:hAnsi="Calibri" w:cs="Times New Roman"/>
              <w:b w:val="false"/>
              <w:sz w:val="22"/>
              <w:szCs w:val="22"/>
              <w:lang w:val="fr-BE" w:eastAsia="fr-FR"/>
            </w:rPr>
          </w:pPr>
          <w:r>
            <w:fldChar w:fldCharType="begin"/>
          </w:r>
          <w:r>
            <w:rPr>
              <w:rStyle w:val="IndexLink"/>
            </w:rPr>
            <w:instrText xml:space="preserve"> TOC \o "1-3" \h \z \u </w:instrText>
          </w:r>
          <w:r>
            <w:rPr>
              <w:rStyle w:val="IndexLink"/>
            </w:rPr>
            <w:fldChar w:fldCharType="separate"/>
          </w:r>
          <w:hyperlink w:anchor="__RefHeading___Toc517076155">
            <w:r>
              <w:rPr>
                <w:rStyle w:val="IndexLink"/>
              </w:rPr>
              <w:t>Dérogations</w:t>
              <w:tab/>
              <w:t>4</w:t>
            </w:r>
          </w:hyperlink>
        </w:p>
        <w:p>
          <w:pPr>
            <w:pStyle w:val="TOC1"/>
            <w:rPr>
              <w:rFonts w:ascii="Calibri" w:hAnsi="Calibri" w:cs="Times New Roman"/>
              <w:b w:val="false"/>
              <w:sz w:val="22"/>
              <w:szCs w:val="22"/>
              <w:lang w:val="fr-BE" w:eastAsia="fr-FR"/>
            </w:rPr>
          </w:pPr>
          <w:hyperlink w:anchor="__RefHeading___Toc517076156">
            <w:r>
              <w:rPr>
                <w:rStyle w:val="IndexLink"/>
              </w:rPr>
              <w:t>1</w:t>
            </w:r>
            <w:r>
              <w:rPr>
                <w:rStyle w:val="IndexLink"/>
                <w:vertAlign w:val="superscript"/>
              </w:rPr>
              <w:t>ère</w:t>
            </w:r>
            <w:r>
              <w:rPr>
                <w:rStyle w:val="IndexLink"/>
              </w:rPr>
              <w:t xml:space="preserve"> partie: Généralités</w:t>
              <w:tab/>
              <w:t>5</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57">
            <w:r>
              <w:rPr>
                <w:rStyle w:val="IndexLink"/>
                <w:lang w:val="fr-FR" w:eastAsia="fr-FR"/>
              </w:rPr>
              <w:t>1. Pouvoir adjudicateur</w:t>
              <w:tab/>
              <w:t>5</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58">
            <w:r>
              <w:rPr>
                <w:rStyle w:val="IndexLink"/>
                <w:lang w:val="fr-FR" w:eastAsia="fr-FR"/>
              </w:rPr>
              <w:t>2. Objet du marché et description des travaux</w:t>
              <w:tab/>
              <w:t>6</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59">
            <w:r>
              <w:rPr>
                <w:rStyle w:val="IndexLink"/>
                <w:lang w:val="fr-FR" w:eastAsia="fr-FR"/>
              </w:rPr>
              <w:t>3. Législation et documents contractuels applicables</w:t>
              <w:tab/>
              <w:t>7</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0">
            <w:r>
              <w:rPr>
                <w:rStyle w:val="IndexLink"/>
                <w:lang w:val="fr-FR" w:eastAsia="fr-FR"/>
              </w:rPr>
              <w:t>4. Lots</w:t>
              <w:tab/>
              <w:t>9</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1">
            <w:r>
              <w:rPr>
                <w:rStyle w:val="IndexLink"/>
                <w:lang w:val="fr-FR" w:eastAsia="fr-FR"/>
              </w:rPr>
              <w:t>5. Variante(s)</w:t>
              <w:tab/>
              <w:t>10</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2">
            <w:r>
              <w:rPr>
                <w:rStyle w:val="IndexLink"/>
                <w:lang w:val="fr-FR" w:eastAsia="fr-FR"/>
              </w:rPr>
              <w:t>6. Option(s)</w:t>
              <w:tab/>
              <w:t>10</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3">
            <w:r>
              <w:rPr>
                <w:rStyle w:val="IndexLink"/>
                <w:lang w:val="fr-FR" w:eastAsia="fr-FR"/>
              </w:rPr>
              <w:t>7. Mode de passation du marché</w:t>
              <w:tab/>
              <w:t>11</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4">
            <w:r>
              <w:rPr>
                <w:rStyle w:val="IndexLink"/>
                <w:lang w:val="fr-FR" w:eastAsia="fr-FR"/>
              </w:rPr>
              <w:t>8. Répétition de travaux similaires (article 42 §1</w:t>
            </w:r>
            <w:r>
              <w:rPr>
                <w:rStyle w:val="IndexLink"/>
                <w:vertAlign w:val="superscript"/>
                <w:lang w:val="fr-FR" w:eastAsia="fr-FR"/>
              </w:rPr>
              <w:t>er</w:t>
            </w:r>
            <w:r>
              <w:rPr>
                <w:rStyle w:val="IndexLink"/>
                <w:lang w:val="fr-FR" w:eastAsia="fr-FR"/>
              </w:rPr>
              <w:t>, 2° de la loi)</w:t>
              <w:tab/>
              <w:t>11</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5">
            <w:r>
              <w:rPr>
                <w:rStyle w:val="IndexLink"/>
                <w:lang w:val="fr-FR" w:eastAsia="fr-FR"/>
              </w:rPr>
              <w:t>9. Reconduction du marché (article 57 al. 2et 3 de la loi)</w:t>
              <w:tab/>
              <w:t>11</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6">
            <w:r>
              <w:rPr>
                <w:rStyle w:val="IndexLink"/>
                <w:lang w:val="fr-FR" w:eastAsia="fr-FR"/>
              </w:rPr>
              <w:t>10. Tranches (article 57 al. 1 de la loi)</w:t>
              <w:tab/>
              <w:t>12</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7">
            <w:r>
              <w:rPr>
                <w:rStyle w:val="IndexLink"/>
                <w:lang w:val="fr-FR" w:eastAsia="fr-FR"/>
              </w:rPr>
              <w:t>11. Renseignements utiles</w:t>
              <w:tab/>
              <w:t>13</w:t>
            </w:r>
          </w:hyperlink>
        </w:p>
        <w:p>
          <w:pPr>
            <w:pStyle w:val="TOC1"/>
            <w:rPr>
              <w:rFonts w:ascii="Calibri" w:hAnsi="Calibri" w:cs="Times New Roman"/>
              <w:b w:val="false"/>
              <w:sz w:val="22"/>
              <w:szCs w:val="22"/>
              <w:lang w:val="fr-BE" w:eastAsia="fr-FR"/>
            </w:rPr>
          </w:pPr>
          <w:hyperlink w:anchor="__RefHeading___Toc517076168">
            <w:r>
              <w:rPr>
                <w:rStyle w:val="IndexLink"/>
              </w:rPr>
              <w:t>Partie 2: Passation du marché</w:t>
              <w:tab/>
              <w:t>13</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69">
            <w:r>
              <w:rPr>
                <w:rStyle w:val="IndexLink"/>
                <w:lang w:val="fr-FR" w:eastAsia="fr-FR"/>
              </w:rPr>
              <w:t>1. Sélection des soumissionnaires</w:t>
              <w:tab/>
              <w:t>13</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70">
            <w:r>
              <w:rPr>
                <w:rStyle w:val="IndexLink"/>
                <w:lang w:val="fr-FR" w:eastAsia="fr-FR"/>
              </w:rPr>
              <w:t>1.1. Motifs d’exclusion</w:t>
              <w:tab/>
              <w:t>14</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71">
            <w:r>
              <w:rPr>
                <w:rStyle w:val="IndexLink"/>
                <w:lang w:val="fr-FR" w:eastAsia="fr-FR"/>
              </w:rPr>
              <w:t>1.2. Dettes sociales et fiscales (article 68 de la loi et articles 62 et 63 de l’ARP)</w:t>
              <w:tab/>
              <w:t>14</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72">
            <w:r>
              <w:rPr>
                <w:rStyle w:val="IndexLink"/>
                <w:lang w:val="fr-FR" w:eastAsia="fr-FR"/>
              </w:rPr>
              <w:t>1.3. Critères de sélection</w:t>
              <w:tab/>
              <w:t>14</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73">
            <w:r>
              <w:rPr>
                <w:rStyle w:val="IndexLink"/>
                <w:lang w:val="fr-FR" w:eastAsia="fr-FR"/>
              </w:rPr>
              <w:t>1.4. Déclaration implicite sur l’honneur</w:t>
              <w:tab/>
              <w:t>16</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74">
            <w:r>
              <w:rPr>
                <w:rStyle w:val="IndexLink"/>
                <w:lang w:val="fr-FR" w:eastAsia="fr-FR"/>
              </w:rPr>
              <w:t>1.4. Document Unique de Marché Européen</w:t>
              <w:tab/>
              <w:t>16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75">
            <w:r>
              <w:rPr>
                <w:rStyle w:val="IndexLink"/>
                <w:lang w:val="fr-BE" w:eastAsia="fr-FR"/>
              </w:rPr>
              <w:t>1.5. Vérification de l’absence de motifs d’exclusion</w:t>
            </w:r>
            <w:r>
              <w:rPr>
                <w:rStyle w:val="IndexLink"/>
                <w:lang w:val="fr-FR" w:eastAsia="fr-FR"/>
              </w:rPr>
              <w:tab/>
              <w:t>16</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76">
            <w:r>
              <w:rPr>
                <w:rStyle w:val="IndexLink"/>
                <w:lang w:val="fr-FR" w:eastAsia="fr-FR"/>
              </w:rPr>
              <w:t>2. Critères d'attribution (article 81 de la loi)</w:t>
              <w:tab/>
              <w:t>17</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77">
            <w:r>
              <w:rPr>
                <w:rStyle w:val="IndexLink"/>
                <w:lang w:val="fr-FR" w:eastAsia="fr-FR"/>
              </w:rPr>
              <w:t>3. Mode de détermination des prix (articles 2, 3° à 6° et 26 de l’ARP)</w:t>
              <w:tab/>
              <w:t>17</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78">
            <w:r>
              <w:rPr>
                <w:rStyle w:val="IndexLink"/>
                <w:lang w:val="fr-FR" w:eastAsia="fr-FR"/>
              </w:rPr>
              <w:t>4. Forme, contenu et dépôt de l'offre</w:t>
              <w:tab/>
              <w:t>17</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79">
            <w:r>
              <w:rPr>
                <w:rStyle w:val="IndexLink"/>
                <w:lang w:val="fr-FR" w:eastAsia="fr-FR"/>
              </w:rPr>
              <w:t>4.1. Forme de l’offre</w:t>
              <w:tab/>
              <w:t>17</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0">
            <w:r>
              <w:rPr>
                <w:rStyle w:val="IndexLink"/>
                <w:lang w:val="fr-FR" w:eastAsia="fr-FR"/>
              </w:rPr>
              <w:t>4.2. Signature de l’offre</w:t>
              <w:tab/>
              <w:t>18</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1">
            <w:r>
              <w:rPr>
                <w:rStyle w:val="IndexLink"/>
                <w:lang w:val="fr-FR" w:eastAsia="fr-FR"/>
              </w:rPr>
              <w:t>4.3. Dépôt de l’offre (cf. dispositions transitoires des articles 128 et 129 de l’ARP)</w:t>
              <w:tab/>
              <w:t>18</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2">
            <w:r>
              <w:rPr>
                <w:rStyle w:val="IndexLink"/>
                <w:lang w:val="fr-FR" w:eastAsia="fr-FR"/>
              </w:rPr>
              <w:t>4.1. Dépôt de l’offre</w:t>
              <w:tab/>
              <w:t>19</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3">
            <w:r>
              <w:rPr>
                <w:rStyle w:val="IndexLink"/>
                <w:lang w:val="fr-FR" w:eastAsia="fr-FR"/>
              </w:rPr>
              <w:t>4.2. Signature de l’offre</w:t>
              <w:tab/>
              <w:t>20</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4">
            <w:r>
              <w:rPr>
                <w:rStyle w:val="IndexLink"/>
                <w:lang w:val="fr-FR" w:eastAsia="fr-FR"/>
              </w:rPr>
              <w:t>4.3. Modifications et retrait de l’offre</w:t>
              <w:tab/>
              <w:t>20</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85">
            <w:r>
              <w:rPr>
                <w:rStyle w:val="IndexLink"/>
                <w:lang w:val="fr-FR" w:eastAsia="fr-FR"/>
              </w:rPr>
              <w:t>4.4. Documents, modèles et échantillons à joindre à l'offre</w:t>
              <w:tab/>
              <w:t>21</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86">
            <w:r>
              <w:rPr>
                <w:rStyle w:val="IndexLink"/>
                <w:lang w:val="fr-FR" w:eastAsia="fr-FR"/>
              </w:rPr>
              <w:t>4.5. Congés annuels et jours de repos compensatoires</w:t>
              <w:tab/>
              <w:t>21</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7">
            <w:r>
              <w:rPr>
                <w:rStyle w:val="IndexLink"/>
                <w:lang w:val="fr-FR" w:eastAsia="fr-FR"/>
              </w:rPr>
              <w:t>4.6. Sous-traitance (article 74 de l’ARP)</w:t>
              <w:tab/>
              <w:t>22</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8">
            <w:r>
              <w:rPr>
                <w:rStyle w:val="IndexLink"/>
                <w:lang w:val="fr-FR" w:eastAsia="fr-FR"/>
              </w:rPr>
              <w:t>4.7. Enoncé des prix (article 25 de l’ARP)</w:t>
              <w:tab/>
              <w:t>22</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89">
            <w:r>
              <w:rPr>
                <w:rStyle w:val="IndexLink"/>
                <w:lang w:val="fr-FR" w:eastAsia="fr-FR"/>
              </w:rPr>
              <w:t>4.8. Composantes des prix (article 29 de l’ARP)</w:t>
              <w:tab/>
              <w:t>22</w:t>
            </w:r>
          </w:hyperlink>
        </w:p>
        <w:p>
          <w:pPr>
            <w:pStyle w:val="TOC2"/>
            <w:tabs>
              <w:tab w:val="left" w:pos="4536" w:leader="none"/>
              <w:tab w:val="right" w:pos="9289" w:leader="none"/>
            </w:tabs>
            <w:rPr>
              <w:rFonts w:ascii="Calibri" w:hAnsi="Calibri" w:cs="Times New Roman"/>
              <w:sz w:val="22"/>
              <w:szCs w:val="22"/>
              <w:lang w:val="fr-BE" w:eastAsia="fr-FR"/>
            </w:rPr>
          </w:pPr>
          <w:hyperlink w:anchor="__RefHeading___Toc517076190">
            <w:r>
              <w:rPr>
                <w:rStyle w:val="IndexLink"/>
                <w:lang w:val="fr-FR" w:eastAsia="fr-FR"/>
              </w:rPr>
              <w:t>4.9. Eléments inclus dans les prix (article 32 de l’ARP)</w:t>
              <w:tab/>
              <w:t>22</w:t>
            </w:r>
          </w:hyperlink>
        </w:p>
        <w:p>
          <w:pPr>
            <w:pStyle w:val="TOC1"/>
            <w:rPr>
              <w:rFonts w:ascii="Calibri" w:hAnsi="Calibri" w:cs="Times New Roman"/>
              <w:b w:val="false"/>
              <w:sz w:val="22"/>
              <w:szCs w:val="22"/>
              <w:lang w:val="fr-BE" w:eastAsia="fr-FR"/>
            </w:rPr>
          </w:pPr>
          <w:hyperlink w:anchor="__RefHeading___Toc517076191">
            <w:r>
              <w:rPr>
                <w:rStyle w:val="IndexLink"/>
              </w:rPr>
              <w:t>Partie 3: Exécution du marché –</w:t>
              <w:tab/>
              <w:t>23</w:t>
            </w:r>
          </w:hyperlink>
        </w:p>
        <w:p>
          <w:pPr>
            <w:pStyle w:val="TOC1"/>
            <w:rPr>
              <w:rFonts w:ascii="Calibri" w:hAnsi="Calibri" w:cs="Times New Roman"/>
              <w:b w:val="false"/>
              <w:sz w:val="22"/>
              <w:szCs w:val="22"/>
              <w:lang w:val="fr-BE" w:eastAsia="fr-FR"/>
            </w:rPr>
          </w:pPr>
          <w:hyperlink w:anchor="__RefHeading___Toc517076192">
            <w:r>
              <w:rPr>
                <w:rStyle w:val="IndexLink"/>
              </w:rPr>
              <w:t>Précisions et commentaires relatifs au chapitre A –</w:t>
              <w:tab/>
              <w:t>23</w:t>
            </w:r>
          </w:hyperlink>
        </w:p>
        <w:p>
          <w:pPr>
            <w:pStyle w:val="TOC1"/>
            <w:rPr>
              <w:rFonts w:ascii="Calibri" w:hAnsi="Calibri" w:cs="Times New Roman"/>
              <w:b w:val="false"/>
              <w:sz w:val="22"/>
              <w:szCs w:val="22"/>
              <w:lang w:val="fr-BE" w:eastAsia="fr-FR"/>
            </w:rPr>
          </w:pPr>
          <w:hyperlink w:anchor="__RefHeading___Toc517076193">
            <w:r>
              <w:rPr>
                <w:rStyle w:val="IndexLink"/>
              </w:rPr>
              <w:t>Clauses administratives du CCT QUALIROUTES</w:t>
              <w:tab/>
              <w:t>23</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94">
            <w:r>
              <w:rPr>
                <w:rStyle w:val="IndexLink"/>
                <w:lang w:val="fr-FR" w:eastAsia="fr-FR"/>
              </w:rPr>
              <w:t>ARTICLE 10: Utilisation des moyens électroniques</w:t>
              <w:tab/>
              <w:t>23</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95">
            <w:r>
              <w:rPr>
                <w:rStyle w:val="IndexLink"/>
                <w:lang w:val="fr-FR" w:eastAsia="fr-FR"/>
              </w:rPr>
              <w:t>ARTICLE 11: Fonctionnaire dirigeant</w:t>
              <w:tab/>
              <w:t>23</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96">
            <w:r>
              <w:rPr>
                <w:rStyle w:val="IndexLink"/>
                <w:lang w:val="fr-FR" w:eastAsia="fr-FR"/>
              </w:rPr>
              <w:t>ARTICLE 12/3: Sous-traitance</w:t>
              <w:tab/>
              <w:t>24</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97">
            <w:r>
              <w:rPr>
                <w:rStyle w:val="IndexLink"/>
                <w:lang w:val="fr-FR" w:eastAsia="fr-FR"/>
              </w:rPr>
              <w:t>ARTICLE 19: Utilisation des résultats</w:t>
              <w:tab/>
              <w:t>24</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98">
            <w:r>
              <w:rPr>
                <w:rStyle w:val="IndexLink"/>
                <w:lang w:val="fr-FR" w:eastAsia="fr-FR"/>
              </w:rPr>
              <w:t>ARTICLE 23: Assistance mutuelle et garantie</w:t>
              <w:tab/>
              <w:t>24</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199">
            <w:r>
              <w:rPr>
                <w:rStyle w:val="IndexLink"/>
                <w:lang w:val="fr-FR" w:eastAsia="fr-FR"/>
              </w:rPr>
              <w:t>ARTICLE 24: Assurances</w:t>
              <w:tab/>
              <w:t>25</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0">
            <w:r>
              <w:rPr>
                <w:rStyle w:val="IndexLink"/>
                <w:lang w:val="fr-FR" w:eastAsia="fr-FR"/>
              </w:rPr>
              <w:t>ARTICLE 25: Montant du cautionnement</w:t>
              <w:tab/>
              <w:t>30</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1">
            <w:r>
              <w:rPr>
                <w:rStyle w:val="IndexLink"/>
                <w:lang w:val="fr-FR" w:eastAsia="fr-FR"/>
              </w:rPr>
              <w:t>ARTICLE 27: Constitution du cautionnement et justification de cette constitution</w:t>
              <w:tab/>
              <w:t>31</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2">
            <w:r>
              <w:rPr>
                <w:rStyle w:val="IndexLink"/>
                <w:lang w:val="fr-FR" w:eastAsia="fr-FR"/>
              </w:rPr>
              <w:t>ARTICLE 34: Conformité de l’exécution - système de gestion de la qualité</w:t>
              <w:tab/>
              <w:t>31</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3">
            <w:r>
              <w:rPr>
                <w:rStyle w:val="IndexLink"/>
                <w:lang w:val="fr-FR" w:eastAsia="fr-FR"/>
              </w:rPr>
              <w:t>ARTICLE 35: Plans, documents et objets établis par le pouvoir adjudicateur</w:t>
              <w:tab/>
              <w:t>31</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4">
            <w:r>
              <w:rPr>
                <w:rStyle w:val="IndexLink"/>
                <w:lang w:val="fr-FR" w:eastAsia="fr-FR"/>
              </w:rPr>
              <w:t>ARTICLE 36: Plans de détail et d'exécution établis par l'adjudicataire</w:t>
              <w:tab/>
              <w:t>32</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5">
            <w:r>
              <w:rPr>
                <w:rStyle w:val="IndexLink"/>
                <w:lang w:val="fr-FR" w:eastAsia="fr-FR"/>
              </w:rPr>
              <w:t>ARTICLE 38: Clause de réexamen</w:t>
              <w:tab/>
              <w:t>35</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6">
            <w:r>
              <w:rPr>
                <w:rStyle w:val="IndexLink"/>
                <w:lang w:val="fr-FR" w:eastAsia="fr-FR"/>
              </w:rPr>
              <w:t>ARTICLE 38/7: Formules de révision</w:t>
              <w:tab/>
              <w:t>35</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7">
            <w:r>
              <w:rPr>
                <w:rStyle w:val="IndexLink"/>
                <w:lang w:val="fr-FR" w:eastAsia="fr-FR"/>
              </w:rPr>
              <w:t>ARTICLES 41 et 42: Réception technique</w:t>
              <w:tab/>
              <w:t>35</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8">
            <w:r>
              <w:rPr>
                <w:rStyle w:val="IndexLink"/>
                <w:lang w:val="fr-FR" w:eastAsia="fr-FR"/>
              </w:rPr>
              <w:t>ARTICLE 42 §1: Vérification des produits</w:t>
              <w:tab/>
              <w:t>36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09">
            <w:r>
              <w:rPr>
                <w:rStyle w:val="IndexLink"/>
                <w:lang w:val="fr-FR" w:eastAsia="fr-FR"/>
              </w:rPr>
              <w:t>ARTICLE 42§3: Modalité particulière de la réception technique préalable</w:t>
              <w:tab/>
              <w:t>36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0">
            <w:r>
              <w:rPr>
                <w:rStyle w:val="IndexLink"/>
                <w:lang w:val="fr-FR" w:eastAsia="fr-FR"/>
              </w:rPr>
              <w:t>ARTICLE 45: Pénalités</w:t>
              <w:tab/>
              <w:t>36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1">
            <w:r>
              <w:rPr>
                <w:rStyle w:val="IndexLink"/>
                <w:lang w:val="fr-FR" w:eastAsia="fr-FR"/>
              </w:rPr>
              <w:t>ARTICLE 67: Avances</w:t>
              <w:tab/>
              <w:t>36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2">
            <w:r>
              <w:rPr>
                <w:rStyle w:val="IndexLink"/>
                <w:rFonts w:eastAsia="Calibri"/>
                <w:lang w:val="fr-BE" w:eastAsia="fr-FR"/>
              </w:rPr>
              <w:t>ARTICLE 73: Actions judiciaires</w:t>
            </w:r>
            <w:r>
              <w:rPr>
                <w:rStyle w:val="IndexLink"/>
                <w:lang w:val="fr-FR" w:eastAsia="fr-FR"/>
              </w:rPr>
              <w:tab/>
              <w:t>36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3">
            <w:r>
              <w:rPr>
                <w:rStyle w:val="IndexLink"/>
                <w:lang w:val="fr-FR" w:eastAsia="fr-FR"/>
              </w:rPr>
              <w:t>ARTICLE 76: Délais d'exécution</w:t>
              <w:tab/>
              <w:t>36</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4">
            <w:r>
              <w:rPr>
                <w:rStyle w:val="IndexLink"/>
                <w:lang w:val="fr-FR" w:eastAsia="fr-FR"/>
              </w:rPr>
              <w:t>ARTICLE 77: Mise à disposition des terrains et locaux</w:t>
              <w:tab/>
              <w:t>37</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5">
            <w:r>
              <w:rPr>
                <w:rStyle w:val="IndexLink"/>
                <w:lang w:val="fr-FR" w:eastAsia="fr-FR"/>
              </w:rPr>
              <w:t>ARTICLE 79: Organisation générale du chantier</w:t>
              <w:tab/>
              <w:t>37</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6">
            <w:r>
              <w:rPr>
                <w:rStyle w:val="IndexLink"/>
                <w:lang w:val="fr-FR" w:eastAsia="fr-FR"/>
              </w:rPr>
              <w:t>ARTICLE 83: Journal des travaux</w:t>
              <w:tab/>
              <w:t>40</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7">
            <w:r>
              <w:rPr>
                <w:rStyle w:val="IndexLink"/>
                <w:lang w:val="fr-FR" w:eastAsia="fr-FR"/>
              </w:rPr>
              <w:t>ARTICLE 86 §2 et §6: Amendes pour retard</w:t>
              <w:tab/>
              <w:t>40</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8">
            <w:r>
              <w:rPr>
                <w:rStyle w:val="IndexLink"/>
                <w:lang w:val="fr-FR" w:eastAsia="fr-FR"/>
              </w:rPr>
              <w:t>ARTICLE 86 § 5: Amendes pour retard</w:t>
              <w:tab/>
              <w:t>40</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19">
            <w:r>
              <w:rPr>
                <w:rStyle w:val="IndexLink"/>
                <w:lang w:val="fr-FR" w:eastAsia="fr-FR"/>
              </w:rPr>
              <w:t>ARTICLE 92 § 2: Réceptions et garantie</w:t>
              <w:tab/>
              <w:t>40</w:t>
            </w:r>
          </w:hyperlink>
        </w:p>
        <w:p>
          <w:pPr>
            <w:pStyle w:val="TOC3"/>
            <w:tabs>
              <w:tab w:val="left" w:pos="4536" w:leader="none"/>
              <w:tab w:val="right" w:pos="9289" w:leader="none"/>
            </w:tabs>
            <w:rPr>
              <w:rFonts w:ascii="Calibri" w:hAnsi="Calibri" w:cs="Times New Roman"/>
              <w:sz w:val="22"/>
              <w:szCs w:val="22"/>
              <w:lang w:val="fr-BE" w:eastAsia="fr-FR"/>
            </w:rPr>
          </w:pPr>
          <w:hyperlink w:anchor="__RefHeading___Toc517076220">
            <w:r>
              <w:rPr>
                <w:rStyle w:val="IndexLink"/>
                <w:lang w:val="fr-FR" w:eastAsia="fr-FR"/>
              </w:rPr>
              <w:t>ARTICLE 95: Paiements</w:t>
              <w:tab/>
              <w:t>40</w:t>
            </w:r>
          </w:hyperlink>
          <w:r>
            <w:rPr>
              <w:rStyle w:val="IndexLink"/>
              <w:lang w:val="fr-FR" w:eastAsia="fr-FR"/>
            </w:rPr>
            <w:fldChar w:fldCharType="end"/>
          </w:r>
        </w:p>
      </w:sdtContent>
    </w:sdt>
    <w:p>
      <w:pPr>
        <w:pStyle w:val="Normal"/>
        <w:rPr>
          <w:rFonts w:ascii="Calibri" w:hAnsi="Calibri" w:cs="Times New Roman"/>
          <w:sz w:val="22"/>
          <w:szCs w:val="22"/>
          <w:lang w:val="fr-BE" w:eastAsia="fr-FR"/>
        </w:rPr>
      </w:pPr>
      <w:r>
        <w:rPr>
          <w:rFonts w:cs="Times New Roman" w:ascii="Calibri" w:hAnsi="Calibri"/>
          <w:sz w:val="22"/>
          <w:szCs w:val="22"/>
          <w:lang w:val="fr-BE" w:eastAsia="fr-FR"/>
        </w:rPr>
      </w:r>
    </w:p>
    <w:p>
      <w:pPr>
        <w:pStyle w:val="Normal"/>
        <w:rPr/>
      </w:pPr>
      <w:r>
        <w:rPr/>
      </w:r>
    </w:p>
    <w:p>
      <w:pPr>
        <w:pStyle w:val="CSCTitre1"/>
        <w:rPr/>
      </w:pPr>
      <w:bookmarkStart w:id="0" w:name="__RefHeading___Toc517076155"/>
      <w:bookmarkEnd w:id="0"/>
      <w:r>
        <w:rPr/>
        <w:t>Dérogations</w:t>
      </w:r>
    </w:p>
    <w:p>
      <w:pPr>
        <w:pStyle w:val="Normal"/>
        <w:rPr/>
      </w:pPr>
      <w:r>
        <w:rPr/>
      </w:r>
    </w:p>
    <w:p>
      <w:pPr>
        <w:pStyle w:val="Normal"/>
        <w:rPr/>
      </w:pPr>
      <w:r>
        <w:rPr>
          <w:b/>
          <w:u w:val="single"/>
        </w:rPr>
        <w:t>Dérogations aux règles générales d’exécution prévues par le CCT Qualiroutes</w:t>
      </w:r>
    </w:p>
    <w:p>
      <w:pPr>
        <w:pStyle w:val="Normal"/>
        <w:rPr>
          <w:b/>
          <w:highlight w:val="yellow"/>
          <w:u w:val="single"/>
        </w:rPr>
      </w:pPr>
      <w:r>
        <w:rPr>
          <w:b/>
          <w:highlight w:val="yellow"/>
          <w:u w:val="single"/>
        </w:rPr>
      </w:r>
    </w:p>
    <w:p>
      <w:pPr>
        <w:pStyle w:val="Normal"/>
        <w:rPr>
          <w:sz w:val="22"/>
          <w:szCs w:val="22"/>
        </w:rPr>
      </w:pPr>
      <w:r>
        <w:rPr>
          <w:sz w:val="22"/>
          <w:szCs w:val="22"/>
        </w:rPr>
        <w:t>Voir Chapitre A (Clauses administratives) du CCT Qualiroutes</w:t>
      </w:r>
    </w:p>
    <w:p>
      <w:pPr>
        <w:pStyle w:val="Normal"/>
        <w:rPr>
          <w:b/>
          <w:sz w:val="22"/>
          <w:szCs w:val="22"/>
          <w:highlight w:val="yellow"/>
          <w:u w:val="single"/>
        </w:rPr>
      </w:pPr>
      <w:r>
        <w:rPr>
          <w:b/>
          <w:sz w:val="22"/>
          <w:szCs w:val="22"/>
          <w:highlight w:val="yellow"/>
          <w:u w:val="single"/>
        </w:rPr>
      </w:r>
    </w:p>
    <w:p>
      <w:pPr>
        <w:pStyle w:val="Normal"/>
        <w:rPr/>
      </w:pPr>
      <w:r>
        <w:rPr>
          <w:b/>
          <w:u w:val="single"/>
        </w:rPr>
        <w:t>Dérogations au CCT Qualiroutes</w:t>
      </w:r>
    </w:p>
    <w:p>
      <w:pPr>
        <w:pStyle w:val="Normal"/>
        <w:rPr>
          <w:b/>
          <w:highlight w:val="yellow"/>
          <w:u w:val="single"/>
        </w:rPr>
      </w:pPr>
      <w:r>
        <w:rPr>
          <w:b/>
          <w:highlight w:val="yellow"/>
          <w:u w:val="single"/>
        </w:rPr>
      </w:r>
    </w:p>
    <w:p>
      <w:pPr>
        <w:pStyle w:val="Normal"/>
        <w:pBdr>
          <w:top w:val="single" w:sz="4" w:space="1" w:color="000000"/>
          <w:left w:val="single" w:sz="4" w:space="4" w:color="000000"/>
          <w:bottom w:val="single" w:sz="4" w:space="1" w:color="000000"/>
          <w:right w:val="single" w:sz="4" w:space="4" w:color="000000"/>
        </w:pBdr>
        <w:rPr/>
      </w:pPr>
      <w:r>
        <w:rPr/>
        <w:t xml:space="preserve">Indiquer et motiver les éventuelles modifications apportées aux </w:t>
      </w:r>
      <w:r>
        <w:rPr>
          <w:u w:val="single"/>
        </w:rPr>
        <w:t>clauses administratives</w:t>
      </w:r>
      <w:r>
        <w:rPr/>
        <w:t xml:space="preserve"> du CCT QUALIROUTES. </w:t>
      </w:r>
    </w:p>
    <w:p>
      <w:pPr>
        <w:pStyle w:val="Normal"/>
        <w:rPr>
          <w:i/>
        </w:rPr>
      </w:pPr>
      <w:r>
        <w:rPr>
          <w:i/>
        </w:rPr>
      </w:r>
    </w:p>
    <w:p>
      <w:pPr>
        <w:pStyle w:val="Normal"/>
        <w:rPr>
          <w:i/>
        </w:rPr>
      </w:pPr>
      <w:r>
        <w:rPr>
          <w:i/>
        </w:rPr>
        <w:t>Il est rappelé que les dérogations aux clauses administratives doivent constituer l’exception. Toute dérogation doit être justifiée par les spécificités du marché.</w:t>
      </w:r>
    </w:p>
    <w:p>
      <w:pPr>
        <w:pStyle w:val="Normal"/>
        <w:rPr>
          <w:b/>
          <w:i/>
          <w:highlight w:val="yellow"/>
          <w:u w:val="single"/>
        </w:rPr>
      </w:pPr>
      <w:r>
        <w:rPr>
          <w:b/>
          <w:i/>
          <w:highlight w:val="yellow"/>
          <w:u w:val="single"/>
        </w:rPr>
      </w:r>
    </w:p>
    <w:p>
      <w:pPr>
        <w:pStyle w:val="Normal"/>
        <w:pBdr>
          <w:top w:val="single" w:sz="4" w:space="1" w:color="000000"/>
          <w:left w:val="single" w:sz="4" w:space="4" w:color="000000"/>
          <w:bottom w:val="single" w:sz="4" w:space="1" w:color="000000"/>
          <w:right w:val="single" w:sz="4" w:space="4" w:color="000000"/>
        </w:pBdr>
        <w:rPr>
          <w:b/>
          <w:u w:val="single"/>
          <w:lang w:val="fr-BE"/>
        </w:rPr>
      </w:pPr>
      <w:r>
        <w:rPr>
          <w:b/>
          <w:u w:val="single"/>
          <w:lang w:val="fr-BE"/>
        </w:rPr>
        <w:t>Dérogations aux règles générales d’exécution (autres que les dérogations prévues par le CCT Qualiroutes)</w:t>
      </w:r>
    </w:p>
    <w:p>
      <w:pPr>
        <w:pStyle w:val="Normal"/>
        <w:pBdr>
          <w:top w:val="single" w:sz="4" w:space="1" w:color="000000"/>
          <w:left w:val="single" w:sz="4" w:space="4" w:color="000000"/>
          <w:bottom w:val="single" w:sz="4" w:space="1" w:color="000000"/>
          <w:right w:val="single" w:sz="4" w:space="4" w:color="000000"/>
        </w:pBdr>
        <w:rPr>
          <w:b/>
          <w:u w:val="single"/>
          <w:lang w:val="fr-BE"/>
        </w:rPr>
      </w:pPr>
      <w:r>
        <w:rPr>
          <w:b/>
          <w:u w:val="single"/>
          <w:lang w:val="fr-BE"/>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 xml:space="preserve">L’attention des soumissionnaires est attirée sur le fait que le présent Cahier spécial des charges déroge comme suit à l’arrêté royal du 14 janvier 2013 établissant les règles générales d’exécution des marchés publics, ci-dessous "RGE". </w:t>
      </w:r>
    </w:p>
    <w:p>
      <w:pPr>
        <w:pStyle w:val="Normal"/>
        <w:pBdr>
          <w:top w:val="single" w:sz="4" w:space="1" w:color="000000"/>
          <w:left w:val="single" w:sz="4" w:space="4" w:color="000000"/>
          <w:bottom w:val="single" w:sz="4" w:space="1" w:color="000000"/>
          <w:right w:val="single" w:sz="4" w:space="4" w:color="000000"/>
        </w:pBdr>
        <w:rPr>
          <w:i/>
          <w:szCs w:val="24"/>
        </w:rPr>
      </w:pPr>
      <w:r>
        <w:rPr>
          <w:i/>
          <w:szCs w:val="24"/>
        </w:rPr>
      </w:r>
    </w:p>
    <w:p>
      <w:pPr>
        <w:pStyle w:val="Normal"/>
        <w:pBdr>
          <w:top w:val="single" w:sz="4" w:space="1" w:color="000000"/>
          <w:left w:val="single" w:sz="4" w:space="4" w:color="000000"/>
          <w:bottom w:val="single" w:sz="4" w:space="1" w:color="000000"/>
          <w:right w:val="single" w:sz="4" w:space="4" w:color="000000"/>
        </w:pBdr>
        <w:rPr>
          <w:i/>
          <w:szCs w:val="24"/>
        </w:rPr>
      </w:pPr>
      <w:r>
        <w:rPr>
          <w:szCs w:val="24"/>
        </w:rPr>
        <w:t>Ajouter la liste des articles auxquels le CSC déroge et motiver, le cas échéant.</w:t>
      </w:r>
    </w:p>
    <w:p>
      <w:pPr>
        <w:pStyle w:val="Normal"/>
        <w:rPr>
          <w:i/>
          <w:szCs w:val="24"/>
        </w:rPr>
      </w:pPr>
      <w:r>
        <w:rPr>
          <w:i/>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both"/>
        <w:rPr/>
      </w:pPr>
      <w:r>
        <w:rPr/>
      </w:r>
    </w:p>
    <w:p>
      <w:pPr>
        <w:pStyle w:val="Normal"/>
        <w:rPr>
          <w:ins w:id="9" w:author="MICHAUX Gauthier" w:date="2024-12-13T15:58:00Z"/>
        </w:rPr>
      </w:pPr>
      <w:ins w:id="8" w:author="MICHAUX Gauthier" w:date="2024-12-13T15:58:00Z">
        <w:r>
          <w:rPr/>
        </w:r>
      </w:ins>
      <w:bookmarkStart w:id="1" w:name="__RefHeading___Toc517076156"/>
      <w:bookmarkStart w:id="2" w:name="__RefHeading___Toc517076156"/>
    </w:p>
    <w:p>
      <w:pPr>
        <w:pStyle w:val="Normal"/>
        <w:rPr>
          <w:ins w:id="11" w:author="MICHAUX Gauthier" w:date="2024-12-13T15:58:00Z"/>
        </w:rPr>
      </w:pPr>
      <w:ins w:id="10" w:author="MICHAUX Gauthier" w:date="2024-12-13T15:58:00Z">
        <w:r>
          <w:rPr/>
        </w:r>
      </w:ins>
    </w:p>
    <w:p>
      <w:pPr>
        <w:pStyle w:val="Normal"/>
        <w:rPr>
          <w:ins w:id="13" w:author="MICHAUX Gauthier" w:date="2024-12-13T15:58:00Z"/>
        </w:rPr>
      </w:pPr>
      <w:ins w:id="12" w:author="MICHAUX Gauthier" w:date="2024-12-13T15:58:00Z">
        <w:r>
          <w:rPr/>
        </w:r>
      </w:ins>
    </w:p>
    <w:p>
      <w:pPr>
        <w:pStyle w:val="CSCTitre1"/>
        <w:rPr/>
      </w:pPr>
      <w:r>
        <w:rPr/>
        <w:t>1</w:t>
      </w:r>
      <w:r>
        <w:rPr>
          <w:vertAlign w:val="superscript"/>
        </w:rPr>
        <w:t>ère</w:t>
      </w:r>
      <w:r>
        <w:rPr/>
        <w:t xml:space="preserve"> partie: Généralités</w:t>
      </w:r>
      <w:bookmarkEnd w:id="2"/>
    </w:p>
    <w:p>
      <w:pPr>
        <w:pStyle w:val="CSCTitre2"/>
        <w:outlineLvl w:val="1"/>
        <w:rPr/>
      </w:pPr>
      <w:bookmarkStart w:id="3" w:name="__RefHeading___Toc517076157"/>
      <w:bookmarkEnd w:id="3"/>
      <w:r>
        <w:rPr>
          <w:rFonts w:cs="Arial" w:ascii="Arial" w:hAnsi="Arial"/>
        </w:rPr>
        <w:t>1. Pouvoir adjudicateur</w:t>
      </w:r>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i/>
        </w:rPr>
        <w:t>Indiquer l’entité juridique (= disposant d’une personnalité juridique) puis le service gestionnaire.</w:t>
      </w:r>
    </w:p>
    <w:p>
      <w:pPr>
        <w:pStyle w:val="Normal"/>
        <w:pBdr>
          <w:top w:val="single" w:sz="4" w:space="1" w:color="000000"/>
          <w:left w:val="single" w:sz="4" w:space="4" w:color="000000"/>
          <w:bottom w:val="single" w:sz="4" w:space="1" w:color="000000"/>
          <w:right w:val="single" w:sz="4" w:space="4" w:color="000000"/>
        </w:pBdr>
        <w:rPr>
          <w:i/>
        </w:rPr>
      </w:pPr>
      <w:r>
        <w:rPr>
          <w:i/>
        </w:rPr>
      </w:r>
    </w:p>
    <w:p>
      <w:pPr>
        <w:pStyle w:val="Normal"/>
        <w:pBdr>
          <w:top w:val="single" w:sz="4" w:space="1" w:color="000000"/>
          <w:left w:val="single" w:sz="4" w:space="4" w:color="000000"/>
          <w:bottom w:val="single" w:sz="4" w:space="1" w:color="000000"/>
          <w:right w:val="single" w:sz="4" w:space="4" w:color="000000"/>
        </w:pBdr>
        <w:rPr>
          <w:i/>
        </w:rPr>
      </w:pPr>
      <w:r>
        <w:rPr>
          <w:i/>
        </w:rPr>
        <w:t xml:space="preserve">Selon l’hypothèse, le ou les textes suivants sont à insérer: </w:t>
      </w:r>
    </w:p>
    <w:p>
      <w:pPr>
        <w:pStyle w:val="Normal"/>
        <w:pBdr>
          <w:top w:val="single" w:sz="4" w:space="1" w:color="000000"/>
          <w:left w:val="single" w:sz="4" w:space="4" w:color="000000"/>
          <w:bottom w:val="single" w:sz="4" w:space="1" w:color="000000"/>
          <w:right w:val="single" w:sz="4" w:space="4" w:color="000000"/>
        </w:pBdr>
        <w:rPr>
          <w:i/>
          <w:u w:val="single"/>
        </w:rPr>
      </w:pPr>
      <w:r>
        <w:rPr>
          <w:i/>
          <w:u w:val="single"/>
        </w:rPr>
      </w:r>
    </w:p>
    <w:p>
      <w:pPr>
        <w:pStyle w:val="Normal"/>
        <w:pBdr>
          <w:top w:val="single" w:sz="4" w:space="1" w:color="000000"/>
          <w:left w:val="single" w:sz="4" w:space="4" w:color="000000"/>
          <w:bottom w:val="single" w:sz="4" w:space="1" w:color="000000"/>
          <w:right w:val="single" w:sz="4" w:space="4" w:color="000000"/>
        </w:pBdr>
        <w:rPr/>
      </w:pPr>
      <w:r>
        <w:rPr>
          <w:u w:val="single"/>
        </w:rPr>
        <w:t xml:space="preserve">Pouvoir adjudicateur: Région wallonne </w:t>
      </w:r>
    </w:p>
    <w:p>
      <w:pPr>
        <w:pStyle w:val="Normal"/>
        <w:pBdr>
          <w:top w:val="single" w:sz="4" w:space="1" w:color="000000"/>
          <w:left w:val="single" w:sz="4" w:space="4" w:color="000000"/>
          <w:bottom w:val="single" w:sz="4" w:space="1" w:color="000000"/>
          <w:right w:val="single" w:sz="4" w:space="4" w:color="000000"/>
        </w:pBdr>
        <w:rPr>
          <w:u w:val="single"/>
        </w:rPr>
      </w:pPr>
      <w:r>
        <w:rPr>
          <w:u w:val="single"/>
        </w:rPr>
      </w:r>
    </w:p>
    <w:p>
      <w:pPr>
        <w:pStyle w:val="Normal"/>
        <w:pBdr>
          <w:top w:val="single" w:sz="4" w:space="1" w:color="000000"/>
          <w:left w:val="single" w:sz="4" w:space="4" w:color="000000"/>
          <w:bottom w:val="single" w:sz="4" w:space="1" w:color="000000"/>
          <w:right w:val="single" w:sz="4" w:space="4" w:color="000000"/>
        </w:pBdr>
        <w:rPr/>
      </w:pPr>
      <w:r>
        <w:rPr/>
        <w:t>Le pouvoir adjudicateur est la Région wallonne représentée par son Gouvernement en la personne du Ministre ayant les travaux publics dans ses attributions.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Dans ce cadre, la Direction … assure la direction, le contrôle et la surveillance de l’exécution du marché.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bookmarkStart w:id="4" w:name="_Hlk19796442"/>
      <w:bookmarkEnd w:id="4"/>
      <w:r>
        <w:rPr/>
        <w:t>Service Public de Wallonie – Mobilité et Infrastructures</w:t>
      </w:r>
    </w:p>
    <w:p>
      <w:pPr>
        <w:pStyle w:val="Normal"/>
        <w:pBdr>
          <w:top w:val="single" w:sz="4" w:space="1" w:color="000000"/>
          <w:left w:val="single" w:sz="4" w:space="4" w:color="000000"/>
          <w:bottom w:val="single" w:sz="4" w:space="1" w:color="000000"/>
          <w:right w:val="single" w:sz="4" w:space="4" w:color="000000"/>
        </w:pBdr>
        <w:rPr/>
      </w:pPr>
      <w:bookmarkStart w:id="5" w:name="_Hlk19796442"/>
      <w:bookmarkEnd w:id="5"/>
      <w:r>
        <w:rPr/>
        <w:t>Département … – Direction …</w:t>
      </w:r>
    </w:p>
    <w:p>
      <w:pPr>
        <w:pStyle w:val="Normal"/>
        <w:pBdr>
          <w:top w:val="single" w:sz="4" w:space="1" w:color="000000"/>
          <w:left w:val="single" w:sz="4" w:space="4" w:color="000000"/>
          <w:bottom w:val="single" w:sz="4" w:space="1" w:color="000000"/>
          <w:right w:val="single" w:sz="4" w:space="4" w:color="000000"/>
        </w:pBdr>
        <w:rPr/>
      </w:pPr>
      <w:r>
        <w:rPr/>
        <w:t>Rue …</w:t>
      </w:r>
    </w:p>
    <w:p>
      <w:pPr>
        <w:pStyle w:val="Normal"/>
        <w:pBdr>
          <w:top w:val="single" w:sz="4" w:space="1" w:color="000000"/>
          <w:left w:val="single" w:sz="4" w:space="4" w:color="000000"/>
          <w:bottom w:val="single" w:sz="4" w:space="1" w:color="000000"/>
          <w:right w:val="single" w:sz="4" w:space="4" w:color="000000"/>
        </w:pBdr>
        <w:rPr/>
      </w:pPr>
      <w:r>
        <w:rPr/>
        <w:t>Code postal et Commune</w:t>
      </w:r>
    </w:p>
    <w:p>
      <w:pPr>
        <w:pStyle w:val="Normal"/>
        <w:rPr/>
      </w:pPr>
      <w:r>
        <w:rPr/>
        <w:tab/>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u w:val="single"/>
        </w:rPr>
        <w:t xml:space="preserve">Pouvoir adjudicateur: SOFICO </w:t>
      </w:r>
    </w:p>
    <w:p>
      <w:pPr>
        <w:pStyle w:val="Normal"/>
        <w:pBdr>
          <w:top w:val="single" w:sz="4" w:space="1" w:color="000000"/>
          <w:left w:val="single" w:sz="4" w:space="4" w:color="000000"/>
          <w:bottom w:val="single" w:sz="4" w:space="1" w:color="000000"/>
          <w:right w:val="single" w:sz="4" w:space="4" w:color="000000"/>
        </w:pBdr>
        <w:rPr>
          <w:u w:val="single"/>
        </w:rPr>
      </w:pPr>
      <w:r>
        <w:rPr>
          <w:u w:val="single"/>
        </w:rPr>
      </w:r>
    </w:p>
    <w:p>
      <w:pPr>
        <w:pStyle w:val="Normal"/>
        <w:pBdr>
          <w:top w:val="single" w:sz="4" w:space="1" w:color="000000"/>
          <w:left w:val="single" w:sz="4" w:space="4" w:color="000000"/>
          <w:bottom w:val="single" w:sz="4" w:space="1" w:color="000000"/>
          <w:right w:val="single" w:sz="4" w:space="4" w:color="000000"/>
        </w:pBdr>
        <w:rPr/>
      </w:pPr>
      <w:r>
        <w:rPr/>
        <w:t>Le présent marché est exécuté pour le compte et au nom de la SOFICO (Société Wallonne de Financement Complémentaire des Infrastructures), rue du Canal de l’Ourthe, 9, boîte 3 à 4031 – ANGLEUR, représentée par son Président et son Administrateur délégué.</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La REGION WALLONNE – SERVICE PUBLIC DE WALLONIE fournit l’assistance technique à la SOFICO.</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Dans ce cadre, la Direction ... assure la direction, le contrôle et la surveillance de l’exécution du marché.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Service Public de Wallonie – Mobilité et Infrastructures</w:t>
      </w:r>
    </w:p>
    <w:p>
      <w:pPr>
        <w:pStyle w:val="Normal"/>
        <w:pBdr>
          <w:top w:val="single" w:sz="4" w:space="1" w:color="000000"/>
          <w:left w:val="single" w:sz="4" w:space="4" w:color="000000"/>
          <w:bottom w:val="single" w:sz="4" w:space="1" w:color="000000"/>
          <w:right w:val="single" w:sz="4" w:space="4" w:color="000000"/>
        </w:pBdr>
        <w:rPr/>
      </w:pPr>
      <w:r>
        <w:rPr/>
        <w:t>Département …– Direction …</w:t>
      </w:r>
    </w:p>
    <w:p>
      <w:pPr>
        <w:pStyle w:val="Normal"/>
        <w:pBdr>
          <w:top w:val="single" w:sz="4" w:space="1" w:color="000000"/>
          <w:left w:val="single" w:sz="4" w:space="4" w:color="000000"/>
          <w:bottom w:val="single" w:sz="4" w:space="1" w:color="000000"/>
          <w:right w:val="single" w:sz="4" w:space="4" w:color="000000"/>
        </w:pBdr>
        <w:rPr/>
      </w:pPr>
      <w:r>
        <w:rPr/>
        <w:t>Rue …</w:t>
      </w:r>
    </w:p>
    <w:p>
      <w:pPr>
        <w:pStyle w:val="Normal"/>
        <w:pBdr>
          <w:top w:val="single" w:sz="4" w:space="1" w:color="000000"/>
          <w:left w:val="single" w:sz="4" w:space="4" w:color="000000"/>
          <w:bottom w:val="single" w:sz="4" w:space="1" w:color="000000"/>
          <w:right w:val="single" w:sz="4" w:space="4" w:color="000000"/>
        </w:pBdr>
        <w:rPr/>
      </w:pPr>
      <w:r>
        <w:rPr/>
        <w:t>Code postal et Commune</w:t>
      </w:r>
    </w:p>
    <w:p>
      <w:pPr>
        <w:pStyle w:val="Normal"/>
        <w:rPr>
          <w:u w:val="single"/>
        </w:rPr>
      </w:pPr>
      <w:r>
        <w:rPr>
          <w:u w:val="single"/>
        </w:rPr>
      </w:r>
    </w:p>
    <w:p>
      <w:pPr>
        <w:pStyle w:val="Normal"/>
        <w:rPr>
          <w:u w:val="single"/>
        </w:rPr>
      </w:pPr>
      <w:r>
        <w:rPr>
          <w:u w:val="single"/>
        </w:rPr>
      </w:r>
    </w:p>
    <w:p>
      <w:pPr>
        <w:pStyle w:val="Normal"/>
        <w:rPr/>
      </w:pPr>
      <w:r>
        <w:rPr/>
      </w:r>
    </w:p>
    <w:p>
      <w:pPr>
        <w:pStyle w:val="Normal"/>
        <w:rPr/>
      </w:pPr>
      <w:r>
        <w:rPr/>
      </w:r>
    </w:p>
    <w:p>
      <w:pPr>
        <w:pStyle w:val="Normal"/>
        <w:pBdr>
          <w:top w:val="single" w:sz="4" w:space="1" w:color="000000"/>
          <w:left w:val="single" w:sz="4" w:space="4" w:color="000000"/>
          <w:bottom w:val="single" w:sz="4" w:space="1" w:color="000000"/>
          <w:right w:val="single" w:sz="4" w:space="4" w:color="000000"/>
        </w:pBdr>
        <w:rPr>
          <w:u w:val="single"/>
        </w:rPr>
      </w:pPr>
      <w:r>
        <w:rPr>
          <w:u w:val="single"/>
        </w:rPr>
        <w:t>Marché conjoint Région wallonne et SOFICO:</w:t>
      </w:r>
    </w:p>
    <w:p>
      <w:pPr>
        <w:pStyle w:val="Normal"/>
        <w:pBdr>
          <w:top w:val="single" w:sz="4" w:space="1" w:color="000000"/>
          <w:left w:val="single" w:sz="4" w:space="4" w:color="000000"/>
          <w:bottom w:val="single" w:sz="4" w:space="1" w:color="000000"/>
          <w:right w:val="single" w:sz="4" w:space="4" w:color="000000"/>
        </w:pBdr>
        <w:rPr>
          <w:u w:val="single"/>
        </w:rPr>
      </w:pPr>
      <w:r>
        <w:rPr>
          <w:u w:val="single"/>
        </w:rPr>
      </w:r>
    </w:p>
    <w:p>
      <w:pPr>
        <w:pStyle w:val="Normal"/>
        <w:pBdr>
          <w:top w:val="single" w:sz="4" w:space="1" w:color="000000"/>
          <w:left w:val="single" w:sz="4" w:space="4" w:color="000000"/>
          <w:bottom w:val="single" w:sz="4" w:space="1" w:color="000000"/>
          <w:right w:val="single" w:sz="4" w:space="4" w:color="000000"/>
        </w:pBdr>
        <w:rPr/>
      </w:pPr>
      <w:r>
        <w:rPr/>
        <w:t>Le marché est passé pour compte des pouvoirs adjudicateurs suivants: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  </w:t>
      </w:r>
      <w:r>
        <w:rPr/>
        <w:t>- la SOFICO (Société Wallonne de Financement complémentaire des Infrastructures) gestionnaire du réseau régional routier structurant, représentée par son Président et son Administrateur délégué;</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  </w:t>
      </w:r>
      <w:r>
        <w:rPr/>
        <w:t xml:space="preserve">- la Région Wallonne (SPW-MI), gestionnaire du réseau régional routier non-structurant, </w:t>
      </w:r>
      <w:r>
        <w:rPr>
          <w:rFonts w:eastAsia="Calibri"/>
          <w:lang w:eastAsia="en-US"/>
        </w:rPr>
        <w:t>représentée par son Gouvernement en la personne du Ministre ayant les travaux publics dans ses attributions.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La REGION WALLONNE – SERVICE PUBLIC DE WALLONIE fournit l’assistance technique à la SOFICO.</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Dans ce cadre, la Direction … assure la direction, le contrôle et la surveillance de l’exécution du marché.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Service Public de Wallonie – Mobilité et Infrastructures</w:t>
      </w:r>
    </w:p>
    <w:p>
      <w:pPr>
        <w:pStyle w:val="Normal"/>
        <w:pBdr>
          <w:top w:val="single" w:sz="4" w:space="1" w:color="000000"/>
          <w:left w:val="single" w:sz="4" w:space="4" w:color="000000"/>
          <w:bottom w:val="single" w:sz="4" w:space="1" w:color="000000"/>
          <w:right w:val="single" w:sz="4" w:space="4" w:color="000000"/>
        </w:pBdr>
        <w:rPr/>
      </w:pPr>
      <w:r>
        <w:rPr/>
        <w:t>Département …– Direction …</w:t>
      </w:r>
    </w:p>
    <w:p>
      <w:pPr>
        <w:pStyle w:val="Normal"/>
        <w:pBdr>
          <w:top w:val="single" w:sz="4" w:space="1" w:color="000000"/>
          <w:left w:val="single" w:sz="4" w:space="4" w:color="000000"/>
          <w:bottom w:val="single" w:sz="4" w:space="1" w:color="000000"/>
          <w:right w:val="single" w:sz="4" w:space="4" w:color="000000"/>
        </w:pBdr>
        <w:rPr/>
      </w:pPr>
      <w:r>
        <w:rPr/>
        <w:t>Rue …</w:t>
      </w:r>
    </w:p>
    <w:p>
      <w:pPr>
        <w:pStyle w:val="Normal"/>
        <w:pBdr>
          <w:top w:val="single" w:sz="4" w:space="1" w:color="000000"/>
          <w:left w:val="single" w:sz="4" w:space="4" w:color="000000"/>
          <w:bottom w:val="single" w:sz="4" w:space="1" w:color="000000"/>
          <w:right w:val="single" w:sz="4" w:space="4" w:color="000000"/>
        </w:pBdr>
        <w:rPr/>
      </w:pPr>
      <w:r>
        <w:rPr/>
        <w:t>Code postal et Commune</w:t>
      </w:r>
    </w:p>
    <w:p>
      <w:pPr>
        <w:pStyle w:val="Normal"/>
        <w:pBdr>
          <w:top w:val="single" w:sz="4" w:space="1" w:color="000000"/>
          <w:left w:val="single" w:sz="4" w:space="4" w:color="000000"/>
          <w:bottom w:val="single" w:sz="4" w:space="1" w:color="000000"/>
          <w:right w:val="single" w:sz="4" w:space="4" w:color="000000"/>
        </w:pBdr>
        <w:rPr/>
      </w:pPr>
      <w:r>
        <w:rPr/>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u w:val="single"/>
        </w:rPr>
        <w:t>Autres Pouvoirs adjudicateurs (communes, concessionnaires…)</w:t>
      </w:r>
      <w:r>
        <w:rPr/>
        <w:t xml:space="preserve">: </w:t>
      </w:r>
    </w:p>
    <w:p>
      <w:pPr>
        <w:pStyle w:val="Normal"/>
        <w:pBdr>
          <w:top w:val="single" w:sz="4" w:space="1" w:color="000000"/>
          <w:left w:val="single" w:sz="4" w:space="4" w:color="000000"/>
          <w:bottom w:val="single" w:sz="4" w:space="1" w:color="000000"/>
          <w:right w:val="single" w:sz="4" w:space="4" w:color="000000"/>
        </w:pBdr>
        <w:rPr>
          <w:i/>
        </w:rPr>
      </w:pPr>
      <w:r>
        <w:rPr>
          <w:i/>
        </w:rPr>
      </w:r>
    </w:p>
    <w:p>
      <w:pPr>
        <w:pStyle w:val="Normal"/>
        <w:pBdr>
          <w:top w:val="single" w:sz="4" w:space="1" w:color="000000"/>
          <w:left w:val="single" w:sz="4" w:space="4" w:color="000000"/>
          <w:bottom w:val="single" w:sz="4" w:space="1" w:color="000000"/>
          <w:right w:val="single" w:sz="4" w:space="4" w:color="000000"/>
        </w:pBdr>
        <w:rPr/>
      </w:pPr>
      <w:r>
        <w:rPr/>
        <w:t>Pour les marchés passés par d’autres pouvoirs adjudicateurs ou entre d’autres pouvoirs adjudicateurs, adapter le canevas.</w:t>
      </w:r>
    </w:p>
    <w:p>
      <w:pPr>
        <w:pStyle w:val="Normal"/>
        <w:rPr/>
      </w:pPr>
      <w:r>
        <w:rPr/>
      </w:r>
    </w:p>
    <w:p>
      <w:pPr>
        <w:pStyle w:val="CSCTitre2"/>
        <w:outlineLvl w:val="1"/>
        <w:rPr>
          <w:rFonts w:ascii="Arial" w:hAnsi="Arial" w:cs="Arial"/>
        </w:rPr>
      </w:pPr>
      <w:bookmarkStart w:id="6" w:name="__RefHeading___Toc517076158"/>
      <w:bookmarkEnd w:id="6"/>
      <w:r>
        <w:rPr>
          <w:rFonts w:cs="Arial" w:ascii="Arial" w:hAnsi="Arial"/>
        </w:rPr>
        <w:t>2. Objet du marché et description des travaux</w:t>
      </w:r>
    </w:p>
    <w:p>
      <w:pPr>
        <w:pStyle w:val="Normal"/>
        <w:rPr>
          <w:rFonts w:ascii="Arial" w:hAnsi="Arial" w:cs="Arial"/>
        </w:rPr>
      </w:pPr>
      <w:r>
        <w:rPr>
          <w:rFonts w:cs="Arial"/>
        </w:rPr>
      </w:r>
    </w:p>
    <w:p>
      <w:pPr>
        <w:pStyle w:val="Normal"/>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 xml:space="preserve">Le présent marché est un marché de travaux. Le présent marché comprend l’exécution des travaux suivants: </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i/>
        </w:rPr>
      </w:pPr>
      <w:r>
        <w:rPr>
          <w:i/>
        </w:rPr>
        <w:t>Indiquer:</w:t>
      </w:r>
    </w:p>
    <w:p>
      <w:pPr>
        <w:pStyle w:val="Normal"/>
        <w:pBdr>
          <w:top w:val="single" w:sz="4" w:space="1" w:color="000000"/>
          <w:left w:val="single" w:sz="4" w:space="4" w:color="000000"/>
          <w:bottom w:val="single" w:sz="4" w:space="1" w:color="000000"/>
          <w:right w:val="single" w:sz="4" w:space="4" w:color="000000"/>
        </w:pBdr>
        <w:rPr/>
      </w:pPr>
      <w:r>
        <w:rPr/>
        <w:t>- Une description générale des travaux à réaliser;</w:t>
      </w:r>
    </w:p>
    <w:p>
      <w:pPr>
        <w:pStyle w:val="Normal"/>
        <w:pBdr>
          <w:top w:val="single" w:sz="4" w:space="1" w:color="000000"/>
          <w:left w:val="single" w:sz="4" w:space="4" w:color="000000"/>
          <w:bottom w:val="single" w:sz="4" w:space="1" w:color="000000"/>
          <w:right w:val="single" w:sz="4" w:space="4" w:color="000000"/>
        </w:pBdr>
        <w:rPr/>
      </w:pPr>
      <w:r>
        <w:rPr/>
        <w:t>- Les parties principales du ou des ouvrages à réaliser;</w:t>
      </w:r>
    </w:p>
    <w:p>
      <w:pPr>
        <w:pStyle w:val="Normal"/>
        <w:pBdr>
          <w:top w:val="single" w:sz="4" w:space="1" w:color="000000"/>
          <w:left w:val="single" w:sz="4" w:space="4" w:color="000000"/>
          <w:bottom w:val="single" w:sz="4" w:space="1" w:color="000000"/>
          <w:right w:val="single" w:sz="4" w:space="4" w:color="000000"/>
        </w:pBdr>
        <w:rPr/>
      </w:pPr>
      <w:r>
        <w:rPr/>
        <w:t xml:space="preserve">- Le type de réseau sur lequel s’effectuent les travaux, conformément au </w:t>
      </w:r>
      <w:r>
        <w:rPr>
          <w:color w:val="0000FF"/>
        </w:rPr>
        <w:t xml:space="preserve">B. 1. </w:t>
      </w:r>
      <w:r>
        <w:rPr/>
        <w:t>du CCT QUALIROUTES</w:t>
      </w:r>
    </w:p>
    <w:p>
      <w:pPr>
        <w:pStyle w:val="Normal"/>
        <w:pBdr>
          <w:top w:val="single" w:sz="4" w:space="1" w:color="000000"/>
          <w:left w:val="single" w:sz="4" w:space="4" w:color="000000"/>
          <w:bottom w:val="single" w:sz="4" w:space="1" w:color="000000"/>
          <w:right w:val="single" w:sz="4" w:space="4" w:color="000000"/>
        </w:pBdr>
        <w:rPr/>
      </w:pPr>
      <w:r>
        <w:rPr/>
        <w:t>- Si le marché comporte plusieurs parties et/ou lots ou plusieurs phases ayant leurs délais et leurs montants propres, les décrire ici.</w:t>
      </w:r>
    </w:p>
    <w:p>
      <w:pPr>
        <w:pStyle w:val="Normal"/>
        <w:rPr/>
      </w:pPr>
      <w:r>
        <w:rPr/>
      </w:r>
    </w:p>
    <w:p>
      <w:pPr>
        <w:pStyle w:val="Normal"/>
        <w:rPr/>
      </w:pPr>
      <w:r>
        <w:rPr/>
        <w:t>Les travaux décrits ci-dessus ne sont pas exhaustifs, le détail des travaux est repris dans les clauses techniques et le métré récapitulatif annexés au présent cahier spécial des charges.</w:t>
      </w:r>
    </w:p>
    <w:p>
      <w:pPr>
        <w:pStyle w:val="Normal"/>
        <w:rPr/>
      </w:pPr>
      <w:r>
        <w:rPr/>
      </w:r>
    </w:p>
    <w:p>
      <w:pPr>
        <w:pStyle w:val="Normal"/>
        <w:rPr/>
      </w:pPr>
      <w:r>
        <w:rPr/>
        <w:t>Dans le cadre du présent marché, le pouvoir adjudicateur entend lutter contre le dumping social et la fraude sociale.</w:t>
      </w:r>
    </w:p>
    <w:p>
      <w:pPr>
        <w:pStyle w:val="Normal"/>
        <w:rPr/>
      </w:pPr>
      <w:r>
        <w:rPr/>
      </w:r>
    </w:p>
    <w:p>
      <w:pPr>
        <w:pStyle w:val="Normal"/>
        <w:pBdr>
          <w:top w:val="single" w:sz="4" w:space="1" w:color="000000"/>
          <w:left w:val="single" w:sz="4" w:space="4" w:color="000000"/>
          <w:bottom w:val="single" w:sz="4" w:space="1" w:color="000000"/>
          <w:right w:val="single" w:sz="4" w:space="4" w:color="000000"/>
        </w:pBdr>
        <w:rPr>
          <w:i/>
        </w:rPr>
      </w:pPr>
      <w:r>
        <w:rPr>
          <w:i/>
        </w:rPr>
        <w:t>Si le marché rentre dans le champ d’application de la circulaire du 7 septembre 2017 relative aux clauses sociales (marchés passés par la Région wallonne et la SOFICO supérieurs à 750 000 EUR HTVA), insérer:</w:t>
      </w:r>
    </w:p>
    <w:p>
      <w:pPr>
        <w:pStyle w:val="Normal"/>
        <w:pBdr>
          <w:top w:val="single" w:sz="4" w:space="1" w:color="000000"/>
          <w:left w:val="single" w:sz="4" w:space="4" w:color="000000"/>
          <w:bottom w:val="single" w:sz="4" w:space="1" w:color="000000"/>
          <w:right w:val="single" w:sz="4" w:space="4" w:color="000000"/>
        </w:pBdr>
        <w:rPr>
          <w:b/>
          <w:i/>
        </w:rPr>
      </w:pPr>
      <w:r>
        <w:rPr>
          <w:b/>
          <w:i/>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Il entend également renforcer la cohésion sociale et le développement durable en réalisant un effort de formation, d’insertion ou d’intégration socioprofessionnelle.</w:t>
      </w:r>
    </w:p>
    <w:p>
      <w:pPr>
        <w:pStyle w:val="CSCTitre2"/>
        <w:outlineLvl w:val="1"/>
        <w:rPr>
          <w:sz w:val="4"/>
          <w:szCs w:val="4"/>
        </w:rPr>
      </w:pPr>
      <w:r>
        <w:rPr>
          <w:sz w:val="4"/>
          <w:szCs w:val="4"/>
        </w:rPr>
      </w:r>
      <w:bookmarkStart w:id="7" w:name="__RefHeading___Toc517076159"/>
      <w:bookmarkStart w:id="8" w:name="__RefHeading___Toc517076159"/>
    </w:p>
    <w:tbl>
      <w:tblPr>
        <w:tblW w:w="9439" w:type="dxa"/>
        <w:jc w:val="start"/>
        <w:tblInd w:w="0" w:type="dxa"/>
        <w:tblLayout w:type="fixed"/>
        <w:tblCellMar>
          <w:top w:w="0" w:type="dxa"/>
          <w:start w:w="108" w:type="dxa"/>
          <w:bottom w:w="0" w:type="dxa"/>
          <w:end w:w="108" w:type="dxa"/>
        </w:tblCellMar>
      </w:tblPr>
      <w:tblGrid>
        <w:gridCol w:w="9439"/>
      </w:tblGrid>
      <w:tr>
        <w:trPr/>
        <w:tc>
          <w:tcPr>
            <w:tcW w:w="9439" w:type="dxa"/>
            <w:tcBorders>
              <w:top w:val="single" w:sz="4" w:space="0" w:color="000000"/>
              <w:start w:val="single" w:sz="4" w:space="0" w:color="000000"/>
              <w:bottom w:val="single" w:sz="4" w:space="0" w:color="000000"/>
              <w:end w:val="single" w:sz="4" w:space="0" w:color="000000"/>
            </w:tcBorders>
          </w:tcPr>
          <w:p>
            <w:pPr>
              <w:pStyle w:val="Normal"/>
              <w:rPr>
                <w:b/>
                <w:bCs/>
                <w:iCs/>
              </w:rPr>
            </w:pPr>
            <w:r>
              <w:rPr>
                <w:b/>
                <w:bCs/>
                <w:iCs/>
              </w:rPr>
              <w:t>DNSH</w:t>
            </w:r>
          </w:p>
          <w:p>
            <w:pPr>
              <w:pStyle w:val="Normal"/>
              <w:rPr>
                <w:b/>
                <w:bCs/>
                <w:i/>
                <w:iCs/>
              </w:rPr>
            </w:pPr>
            <w:r>
              <w:rPr>
                <w:b/>
                <w:bCs/>
                <w:i/>
                <w:iCs/>
              </w:rPr>
            </w:r>
          </w:p>
          <w:p>
            <w:pPr>
              <w:pStyle w:val="Normal"/>
              <w:rPr/>
            </w:pPr>
            <w:r>
              <w:rPr>
                <w:i/>
              </w:rPr>
              <w:t>Si le marché rentre dans le cadre du DNSH, insérer dans le cahier des charges les clauses types administratives DNSH disponibles sur le site de la Direction du Développement Durable (</w:t>
            </w:r>
            <w:hyperlink r:id="rId2">
              <w:r>
                <w:rPr>
                  <w:rStyle w:val="Hyperlink"/>
                  <w:i/>
                </w:rPr>
                <w:t>Sources de conformité du DNSH | Développement Durable</w:t>
              </w:r>
            </w:hyperlink>
            <w:r>
              <w:rPr>
                <w:i/>
              </w:rPr>
              <w:t xml:space="preserve">) et le </w:t>
            </w:r>
            <w:hyperlink r:id="rId3">
              <w:r>
                <w:rPr>
                  <w:rStyle w:val="Hyperlink"/>
                  <w:i/>
                </w:rPr>
                <w:t>site des marchés publics</w:t>
              </w:r>
            </w:hyperlink>
            <w:r>
              <w:rPr>
                <w:i/>
              </w:rPr>
              <w:t xml:space="preserve"> </w:t>
            </w:r>
          </w:p>
          <w:p>
            <w:pPr>
              <w:pStyle w:val="Normal"/>
              <w:rPr/>
            </w:pPr>
            <w:r>
              <w:rPr>
                <w:iCs/>
              </w:rPr>
              <w:t>(</w:t>
            </w:r>
            <w:hyperlink r:id="rId4">
              <w:r>
                <w:rPr>
                  <w:rStyle w:val="Hyperlink"/>
                  <w:iCs/>
                </w:rPr>
                <w:t>https://marchespublics.wallonie.be/home/participer-a-un-marche/executer-le-marche/suivi-do-not-significant-harm-dnsh.html</w:t>
              </w:r>
            </w:hyperlink>
            <w:r>
              <w:rPr>
                <w:i/>
              </w:rPr>
              <w:t>)</w:t>
            </w:r>
          </w:p>
        </w:tc>
      </w:tr>
    </w:tbl>
    <w:p>
      <w:pPr>
        <w:pStyle w:val="CSCTitre2"/>
        <w:outlineLvl w:val="1"/>
        <w:rPr>
          <w:rFonts w:ascii="Arial" w:hAnsi="Arial" w:cs="Arial"/>
        </w:rPr>
      </w:pPr>
      <w:bookmarkStart w:id="9" w:name="__RefHeading___Toc517076159"/>
      <w:r>
        <w:rPr>
          <w:rFonts w:cs="Arial" w:ascii="Arial" w:hAnsi="Arial"/>
        </w:rPr>
        <w:t>3. Législation et documents contractuels applicables</w:t>
      </w:r>
      <w:bookmarkEnd w:id="9"/>
    </w:p>
    <w:p>
      <w:pPr>
        <w:pStyle w:val="Normal"/>
        <w:rPr>
          <w:rFonts w:ascii="Arial" w:hAnsi="Arial" w:cs="Arial"/>
        </w:rPr>
      </w:pPr>
      <w:r>
        <w:rPr>
          <w:rFonts w:cs="Arial"/>
        </w:rPr>
      </w:r>
    </w:p>
    <w:p>
      <w:pPr>
        <w:pStyle w:val="Normal"/>
        <w:rPr>
          <w:i/>
        </w:rPr>
      </w:pPr>
      <w:r>
        <w:rPr>
          <w:i/>
        </w:rPr>
        <w:t>Supprimer les références et documents qui ne sont pas nécessaires au marché concerné. Et le cas échéant, ajouter ceux qui s’y appliquent particulièrement car la liste qui suit n’est pas exhaustive.</w:t>
      </w:r>
    </w:p>
    <w:p>
      <w:pPr>
        <w:pStyle w:val="BodyText"/>
        <w:rPr>
          <w:i w:val="false"/>
        </w:rPr>
      </w:pPr>
      <w:r>
        <w:rPr>
          <w:i w:val="false"/>
        </w:rPr>
      </w:r>
    </w:p>
    <w:p>
      <w:pPr>
        <w:pStyle w:val="BodyText"/>
        <w:rPr/>
      </w:pPr>
      <w:r>
        <w:rPr/>
        <w:t>Les documents à caractère technique ne doivent pas être cités. Ils sont à insérer dans les clauses techniques du CSC.</w:t>
      </w:r>
    </w:p>
    <w:p>
      <w:pPr>
        <w:pStyle w:val="BodyText"/>
        <w:rPr/>
      </w:pPr>
      <w:r>
        <w:rPr/>
      </w:r>
    </w:p>
    <w:p>
      <w:pPr>
        <w:pStyle w:val="BodyText"/>
        <w:rPr/>
      </w:pPr>
      <w:r>
        <w:rPr/>
        <w:t xml:space="preserve">Indiquer les autres législations et documents susceptibles d’être applicables au marché et qui ne sont pas repris dans le Catalogue des Documents de Référence. </w:t>
      </w:r>
    </w:p>
    <w:p>
      <w:pPr>
        <w:pStyle w:val="Normal"/>
        <w:rPr>
          <w:i/>
        </w:rPr>
      </w:pPr>
      <w:r>
        <w:rPr>
          <w:i/>
        </w:rPr>
      </w:r>
    </w:p>
    <w:p>
      <w:pPr>
        <w:pStyle w:val="Sansinterligne"/>
        <w:pBdr>
          <w:top w:val="single" w:sz="4" w:space="1" w:color="000000"/>
          <w:left w:val="single" w:sz="4" w:space="4" w:color="000000"/>
          <w:bottom w:val="single" w:sz="4" w:space="1" w:color="000000"/>
          <w:right w:val="single" w:sz="4" w:space="4" w:color="000000"/>
        </w:pBdr>
        <w:rPr>
          <w:rFonts w:ascii="Arial" w:hAnsi="Arial" w:cs="Arial"/>
          <w:sz w:val="24"/>
          <w:u w:val="single"/>
        </w:rPr>
      </w:pPr>
      <w:r>
        <w:rPr>
          <w:rFonts w:cs="Arial" w:ascii="Arial" w:hAnsi="Arial"/>
          <w:sz w:val="24"/>
          <w:u w:val="single"/>
        </w:rPr>
        <w:t>Législation et textes relatifs aux marchés publics</w:t>
      </w:r>
    </w:p>
    <w:p>
      <w:pPr>
        <w:pStyle w:val="Sansinterligne"/>
        <w:pBdr>
          <w:top w:val="single" w:sz="4" w:space="1" w:color="000000"/>
          <w:left w:val="single" w:sz="4" w:space="4" w:color="000000"/>
          <w:bottom w:val="single" w:sz="4" w:space="1" w:color="000000"/>
          <w:right w:val="single" w:sz="4" w:space="4" w:color="000000"/>
        </w:pBdr>
        <w:rPr>
          <w:rFonts w:ascii="Arial" w:hAnsi="Arial" w:cs="Arial"/>
          <w:sz w:val="24"/>
          <w:u w:val="single"/>
        </w:rPr>
      </w:pPr>
      <w:r>
        <w:rPr>
          <w:rFonts w:cs="Arial" w:ascii="Arial" w:hAnsi="Arial"/>
          <w:sz w:val="24"/>
          <w:u w:val="single"/>
        </w:rPr>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 loi du 17 juin 2016 relative aux marchés publics;</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 loi du 17 juin 2013 relative à la motivation, à l'information et aux voies de recours en matière de marchés publics et de certains marchés de travaux, de fournitures et de service et de concessions;</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royal du 18 avril 2017 relatif à la passation des marchés publics dans les secteurs classiques, ci-dessous « ARP »</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royal du 14 janvier 2013 établissant les règles générales d’exécution des marchés publics, ci-dessous « RGE »;</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r>
    </w:p>
    <w:p>
      <w:pPr>
        <w:pStyle w:val="Sansinterligne"/>
        <w:pBdr>
          <w:top w:val="single" w:sz="4" w:space="1" w:color="000000"/>
          <w:left w:val="single" w:sz="4" w:space="4" w:color="000000"/>
          <w:bottom w:val="single" w:sz="4" w:space="1" w:color="000000"/>
          <w:right w:val="single" w:sz="4" w:space="4" w:color="000000"/>
        </w:pBdr>
        <w:ind w:hanging="360" w:start="360" w:end="0"/>
        <w:rPr>
          <w:rFonts w:ascii="Arial" w:hAnsi="Arial" w:cs="Arial"/>
          <w:sz w:val="24"/>
          <w:szCs w:val="24"/>
          <w:u w:val="single"/>
        </w:rPr>
      </w:pPr>
      <w:r>
        <w:rPr>
          <w:rFonts w:cs="Arial" w:ascii="Arial" w:hAnsi="Arial"/>
          <w:sz w:val="24"/>
          <w:szCs w:val="24"/>
          <w:u w:val="single"/>
        </w:rPr>
        <w:t>Législation relative à l’agréation d’entrepreneurs de travaux</w:t>
      </w:r>
    </w:p>
    <w:p>
      <w:pPr>
        <w:pStyle w:val="Sansinterligne"/>
        <w:pBdr>
          <w:top w:val="single" w:sz="4" w:space="1" w:color="000000"/>
          <w:left w:val="single" w:sz="4" w:space="4" w:color="000000"/>
          <w:bottom w:val="single" w:sz="4" w:space="1" w:color="000000"/>
          <w:right w:val="single" w:sz="4" w:space="4" w:color="000000"/>
        </w:pBdr>
        <w:ind w:hanging="360" w:start="360" w:end="0"/>
        <w:rPr>
          <w:rFonts w:ascii="Arial" w:hAnsi="Arial" w:cs="Arial"/>
          <w:sz w:val="24"/>
          <w:szCs w:val="24"/>
          <w:u w:val="single"/>
        </w:rPr>
      </w:pPr>
      <w:r>
        <w:rPr>
          <w:rFonts w:cs="Arial" w:ascii="Arial" w:hAnsi="Arial"/>
          <w:sz w:val="24"/>
          <w:szCs w:val="24"/>
          <w:u w:val="single"/>
        </w:rPr>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 loi du 20 mars 1991 organisant l’agréation d’entrepreneurs de travaux;</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royal du 26 septembre 1991 fixant certaines mesures d’application de la loi du 20 mars 1991 organisant l’agréation d’entrepreneurs de travaux;</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ministériel du 27 septembre 1991 définissant le classement des travaux selon leur nature en catégorie et sous-catégorie relativement à l’agréation des entrepreneurs;</w:t>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u w:val="single"/>
        </w:rPr>
      </w:pPr>
      <w:r>
        <w:rPr>
          <w:rFonts w:cs="Arial" w:ascii="Arial" w:hAnsi="Arial"/>
          <w:sz w:val="24"/>
          <w:szCs w:val="24"/>
          <w:u w:val="single"/>
        </w:rPr>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u w:val="single"/>
        </w:rPr>
      </w:pPr>
      <w:r>
        <w:rPr>
          <w:rFonts w:cs="Arial" w:ascii="Arial" w:hAnsi="Arial"/>
          <w:sz w:val="24"/>
          <w:szCs w:val="24"/>
          <w:u w:val="single"/>
        </w:rPr>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rPr>
      </w:pPr>
      <w:r>
        <w:rPr>
          <w:rFonts w:cs="Arial" w:ascii="Arial" w:hAnsi="Arial"/>
          <w:sz w:val="24"/>
          <w:szCs w:val="24"/>
          <w:u w:val="single"/>
        </w:rPr>
        <w:t>Législation relative au bien être des travailleurs</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 loi du 4 août 1996 relative au bien-être des travailleurs lors de l’exécution de leur travail ainsi que ses arrêtés d’exécution et ses modifications ultérieures;</w:t>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s>
        <w:spacing w:before="0" w:after="0"/>
        <w:contextualSpacing/>
        <w:rPr>
          <w:rFonts w:eastAsia="Calibri"/>
        </w:rPr>
      </w:pPr>
      <w:r>
        <w:rPr>
          <w:rFonts w:eastAsia="Calibri"/>
        </w:rPr>
        <w:t xml:space="preserve">L’arrêté royal du 25 janvier 2001 concernant les chantiers temporaires ou mobiles; </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u w:val="single"/>
        </w:rPr>
      </w:pPr>
      <w:r>
        <w:rPr>
          <w:rFonts w:cs="Arial" w:ascii="Arial" w:hAnsi="Arial"/>
          <w:sz w:val="24"/>
          <w:szCs w:val="24"/>
        </w:rPr>
        <w:t>Le C</w:t>
      </w:r>
      <w:r>
        <w:rPr>
          <w:rFonts w:eastAsia="Times New Roman" w:cs="Arial" w:ascii="Arial" w:hAnsi="Arial"/>
          <w:color w:val="000000"/>
          <w:sz w:val="24"/>
          <w:szCs w:val="24"/>
        </w:rPr>
        <w:t>ode du bien-être au travail</w:t>
      </w:r>
      <w:r>
        <w:rPr>
          <w:rFonts w:cs="Arial" w:ascii="Arial" w:hAnsi="Arial"/>
          <w:sz w:val="24"/>
          <w:szCs w:val="24"/>
        </w:rPr>
        <w:t xml:space="preserve"> du 28 avril 2017;</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u w:val="single"/>
        </w:rPr>
      </w:pPr>
      <w:r>
        <w:rPr>
          <w:rFonts w:cs="Arial" w:ascii="Arial" w:hAnsi="Arial"/>
          <w:sz w:val="24"/>
          <w:szCs w:val="24"/>
          <w:u w:val="single"/>
        </w:rPr>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u w:val="single"/>
        </w:rPr>
      </w:pPr>
      <w:r>
        <w:rPr>
          <w:rFonts w:cs="Arial" w:ascii="Arial" w:hAnsi="Arial"/>
          <w:sz w:val="24"/>
          <w:szCs w:val="24"/>
          <w:u w:val="single"/>
        </w:rPr>
        <w:t>Législation relative aux déchets</w:t>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u w:val="single"/>
        </w:rPr>
      </w:pPr>
      <w:r>
        <w:rPr>
          <w:rFonts w:cs="Arial" w:ascii="Arial" w:hAnsi="Arial"/>
          <w:sz w:val="24"/>
          <w:szCs w:val="24"/>
          <w:u w:val="single"/>
        </w:rPr>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ins w:id="14" w:author="REUTER Céline" w:date="2023-11-14T10:43:00Z">
        <w:r>
          <w:rPr>
            <w:rFonts w:cs="Arial" w:ascii="Arial" w:hAnsi="Arial"/>
            <w:sz w:val="24"/>
            <w:szCs w:val="24"/>
          </w:rPr>
          <w:t>Le décret du 9 mars 2023 relatif aux déchets, à la circularité des matières et à la propreté publique</w:t>
        </w:r>
      </w:ins>
      <w:ins w:id="15" w:author="MICHAUX Gauthier" w:date="2023-11-14T12:16:00Z">
        <w:r>
          <w:rPr>
            <w:rFonts w:cs="Arial" w:ascii="Arial" w:hAnsi="Arial"/>
            <w:sz w:val="24"/>
            <w:szCs w:val="24"/>
          </w:rPr>
          <w:t>;</w:t>
        </w:r>
      </w:ins>
      <w:ins w:id="16" w:author="REUTER Céline" w:date="2023-11-14T10:43:00Z">
        <w:r>
          <w:rPr>
            <w:rFonts w:cs="Arial" w:ascii="Arial" w:hAnsi="Arial"/>
            <w:sz w:val="24"/>
            <w:szCs w:val="24"/>
          </w:rPr>
          <w:t> </w:t>
        </w:r>
      </w:ins>
      <w:ins w:id="17" w:author="REUTER Céline" w:date="2023-11-14T10:43:00Z">
        <w:del w:id="18" w:author="MICHAUX Gauthier" w:date="2023-11-14T12:16:00Z">
          <w:r>
            <w:rPr>
              <w:rFonts w:cs="Arial" w:ascii="Arial" w:hAnsi="Arial"/>
              <w:sz w:val="24"/>
              <w:szCs w:val="24"/>
            </w:rPr>
            <w:delText xml:space="preserve">; </w:delText>
          </w:r>
        </w:del>
      </w:ins>
      <w:del w:id="19" w:author="MICHAUX Gauthier" w:date="2023-11-14T12:16:00Z">
        <w:r>
          <w:rPr>
            <w:rFonts w:cs="Arial" w:ascii="Arial" w:hAnsi="Arial"/>
            <w:sz w:val="24"/>
            <w:szCs w:val="24"/>
          </w:rPr>
          <w:delText>Le décret de la Région wallonne du 27 juin 1996 relatif aux déchets ainsi que ses modifications ultérieures;</w:delText>
        </w:r>
      </w:del>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 xml:space="preserve">Le décret de la Région wallonne du 22 mars 2007-décret fiscal favorisant la prévention et la valorisation des déchets en Région wallonne et portant modification du décret du 6 mai 1999 relatif à l’établissement, au recouvrement et au contentieux en matière de taxes régionales directes; </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 circulaire du ministère de la région wallonne du 23 février 1995 relative à l’organisation de l’évacuation des déchets dans le cadre des travaux publics en Région wallonne;</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du gouvernement wallon du 14 juin 2001 favorisant la valorisation de certains déchets</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du gouvernement wallon du 10 juillet 1997 établissant un catalogue des déchets.</w:t>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du gouvernement wallon du 28 février 2019 portant exécution de la procédure de sortie du statut de déchet prévue à l’article 4ter du décret du 27 juin 1996 relatif aux déchets et modifiant l’arrêté du gouvernement wallon du 14 juin 2001 favorisant la valorisation de certains déchets.</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r>
    </w:p>
    <w:p>
      <w:pPr>
        <w:pStyle w:val="Sansinterligne"/>
        <w:pBdr>
          <w:top w:val="single" w:sz="4" w:space="1" w:color="000000"/>
          <w:left w:val="single" w:sz="4" w:space="4" w:color="000000"/>
          <w:bottom w:val="single" w:sz="4" w:space="1" w:color="000000"/>
          <w:right w:val="single" w:sz="4" w:space="4" w:color="000000"/>
        </w:pBdr>
        <w:rPr/>
      </w:pPr>
      <w:r>
        <w:rPr>
          <w:rFonts w:cs="Arial" w:ascii="Arial" w:hAnsi="Arial"/>
          <w:sz w:val="24"/>
          <w:szCs w:val="24"/>
          <w:u w:val="single"/>
        </w:rPr>
        <w:t>Législation relative à la gestion des sols et des terres</w:t>
      </w:r>
    </w:p>
    <w:p>
      <w:pPr>
        <w:pStyle w:val="Sansinterligne"/>
        <w:pBdr>
          <w:top w:val="single" w:sz="4" w:space="1" w:color="000000"/>
          <w:left w:val="single" w:sz="4" w:space="4" w:color="000000"/>
          <w:bottom w:val="single" w:sz="4" w:space="1" w:color="000000"/>
          <w:right w:val="single" w:sz="4" w:space="4" w:color="000000"/>
        </w:pBdr>
        <w:rPr>
          <w:rFonts w:ascii="Arial" w:hAnsi="Arial" w:cs="Arial"/>
          <w:sz w:val="24"/>
          <w:szCs w:val="24"/>
          <w:u w:val="single"/>
        </w:rPr>
      </w:pPr>
      <w:r>
        <w:rPr>
          <w:rFonts w:cs="Arial" w:ascii="Arial" w:hAnsi="Arial"/>
          <w:sz w:val="24"/>
          <w:szCs w:val="24"/>
          <w:u w:val="single"/>
        </w:rPr>
      </w:r>
    </w:p>
    <w:p>
      <w:pPr>
        <w:pStyle w:val="Sansinterligne"/>
        <w:numPr>
          <w:ilvl w:val="0"/>
          <w:numId w:val="10"/>
        </w:numPr>
        <w:pBdr>
          <w:top w:val="single" w:sz="4" w:space="1" w:color="000000"/>
          <w:left w:val="single" w:sz="4" w:space="4" w:color="000000"/>
          <w:bottom w:val="single" w:sz="4" w:space="1" w:color="000000"/>
          <w:right w:val="single" w:sz="4" w:space="4" w:color="000000"/>
        </w:pBdr>
        <w:rPr>
          <w:rFonts w:ascii="Arial" w:hAnsi="Arial" w:cs="Arial"/>
          <w:sz w:val="24"/>
          <w:szCs w:val="24"/>
        </w:rPr>
      </w:pPr>
      <w:r>
        <w:rPr>
          <w:rFonts w:cs="Arial" w:ascii="Arial" w:hAnsi="Arial"/>
          <w:sz w:val="24"/>
          <w:szCs w:val="24"/>
        </w:rPr>
        <w:t>Le Décret du 1er mars 2018 relatif à la gestion et à l'assainissement des sols ;</w:t>
      </w:r>
    </w:p>
    <w:p>
      <w:pPr>
        <w:pStyle w:val="Sansinterligne"/>
        <w:numPr>
          <w:ilvl w:val="0"/>
          <w:numId w:val="10"/>
        </w:numPr>
        <w:pBdr>
          <w:top w:val="single" w:sz="4" w:space="1" w:color="000000"/>
          <w:left w:val="single" w:sz="4" w:space="4" w:color="000000"/>
          <w:bottom w:val="single" w:sz="4" w:space="1" w:color="000000"/>
          <w:right w:val="single" w:sz="4" w:space="4" w:color="000000"/>
        </w:pBdr>
        <w:rPr>
          <w:rFonts w:ascii="Arial" w:hAnsi="Arial" w:cs="Arial"/>
          <w:sz w:val="24"/>
          <w:szCs w:val="24"/>
        </w:rPr>
      </w:pPr>
      <w:r>
        <w:rPr>
          <w:rFonts w:cs="Arial" w:ascii="Arial" w:hAnsi="Arial"/>
          <w:sz w:val="24"/>
          <w:szCs w:val="24"/>
        </w:rPr>
        <w:t>L’Arrêté du Gouvernement wallon du 6 décembre 2018 relatif à la gestion et l'assainissement des sols ;</w:t>
      </w:r>
    </w:p>
    <w:p>
      <w:pPr>
        <w:pStyle w:val="Sansinterligne"/>
        <w:numPr>
          <w:ilvl w:val="0"/>
          <w:numId w:val="10"/>
        </w:numPr>
        <w:pBdr>
          <w:top w:val="single" w:sz="4" w:space="1" w:color="000000"/>
          <w:left w:val="single" w:sz="4" w:space="4" w:color="000000"/>
          <w:bottom w:val="single" w:sz="4" w:space="1" w:color="000000"/>
          <w:right w:val="single" w:sz="4" w:space="4" w:color="000000"/>
        </w:pBdr>
        <w:rPr>
          <w:rFonts w:ascii="Arial" w:hAnsi="Arial" w:cs="Arial"/>
          <w:sz w:val="24"/>
          <w:szCs w:val="24"/>
        </w:rPr>
      </w:pPr>
      <w:r>
        <w:rPr>
          <w:rFonts w:cs="Arial" w:ascii="Arial" w:hAnsi="Arial"/>
          <w:sz w:val="24"/>
          <w:szCs w:val="24"/>
        </w:rPr>
        <w:t xml:space="preserve"> </w:t>
      </w:r>
      <w:r>
        <w:rPr>
          <w:rFonts w:cs="Arial" w:ascii="Arial" w:hAnsi="Arial"/>
          <w:sz w:val="24"/>
          <w:szCs w:val="24"/>
        </w:rPr>
        <w:t xml:space="preserve">L’Arrêté du Gouvernement wallon du 5 juillet 2018 relatif à la gestion et à la traçabilité des terres et modifiant diverses dispositions en la matière, y compris le Guide de référence relatif à la gestion des terres (GRGT) du Département du sol et des déchets (SPW ARNE) disponible sur </w:t>
      </w:r>
      <w:r>
        <w:rPr>
          <w:rFonts w:cs="Arial" w:ascii="Arial" w:hAnsi="Arial"/>
          <w:color w:val="4472C4"/>
          <w:sz w:val="24"/>
          <w:szCs w:val="24"/>
        </w:rPr>
        <w:t>https://dps.environnement.wallonie.be/home/sols/presentation-generale-du-decret-sols-2018/lagw-terres-excavees.html</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u w:val="single"/>
        </w:rPr>
      </w:pPr>
      <w:r>
        <w:rPr>
          <w:rFonts w:cs="Arial" w:ascii="Arial" w:hAnsi="Arial"/>
          <w:sz w:val="24"/>
          <w:szCs w:val="24"/>
          <w:u w:val="single"/>
        </w:rPr>
        <w:t>Législation relative aux installations électriques</w:t>
      </w:r>
    </w:p>
    <w:p>
      <w:pPr>
        <w:pStyle w:val="Sansinterligne"/>
        <w:pBdr>
          <w:top w:val="single" w:sz="4" w:space="1" w:color="000000"/>
          <w:left w:val="single" w:sz="4" w:space="4" w:color="000000"/>
          <w:bottom w:val="single" w:sz="4" w:space="1" w:color="000000"/>
          <w:right w:val="single" w:sz="4" w:space="4" w:color="000000"/>
        </w:pBdr>
        <w:ind w:hanging="360" w:start="360" w:end="0"/>
        <w:jc w:val="both"/>
        <w:rPr>
          <w:rFonts w:ascii="Arial" w:hAnsi="Arial" w:cs="Arial"/>
          <w:sz w:val="24"/>
          <w:szCs w:val="24"/>
          <w:u w:val="single"/>
        </w:rPr>
      </w:pPr>
      <w:r>
        <w:rPr>
          <w:rFonts w:cs="Arial" w:ascii="Arial" w:hAnsi="Arial"/>
          <w:sz w:val="24"/>
          <w:szCs w:val="24"/>
          <w:u w:val="single"/>
        </w:rPr>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rPr>
      </w:pPr>
      <w:r>
        <w:rPr>
          <w:rFonts w:cs="Arial" w:ascii="Arial" w:hAnsi="Arial"/>
          <w:sz w:val="24"/>
          <w:szCs w:val="24"/>
        </w:rPr>
        <w:t>L’arrêté royal du 21 avril 2016 concernant la mise sur le marché du matériel électrique</w:t>
      </w:r>
    </w:p>
    <w:p>
      <w:pPr>
        <w:pStyle w:val="Normal"/>
        <w:numPr>
          <w:ilvl w:val="0"/>
          <w:numId w:val="10"/>
        </w:numPr>
        <w:pBdr>
          <w:top w:val="single" w:sz="4" w:space="1" w:color="000000"/>
          <w:left w:val="single" w:sz="4" w:space="4" w:color="000000"/>
          <w:bottom w:val="single" w:sz="4" w:space="1" w:color="000000"/>
          <w:right w:val="single" w:sz="4" w:space="4" w:color="000000"/>
        </w:pBdr>
        <w:tabs>
          <w:tab w:val="left" w:pos="360" w:leader="none"/>
          <w:tab w:val="left" w:pos="4536" w:leader="none"/>
        </w:tabs>
        <w:suppressAutoHyphens w:val="true"/>
        <w:spacing w:lineRule="auto" w:line="240" w:before="0" w:after="240"/>
        <w:rPr>
          <w:szCs w:val="24"/>
        </w:rPr>
      </w:pPr>
      <w:r>
        <w:rPr>
          <w:rFonts w:eastAsia="Calibri"/>
          <w:szCs w:val="24"/>
          <w:lang w:val="fr-BE" w:eastAsia="en-US"/>
        </w:rPr>
        <w:t>L’arrêté royal du 8 septembre 2019 établissant le Livre 1 sur les installations électriques à basse tension et à très basse tension, le Livre 2 sur les installations électriques à haute tension et le Livre 3 sur les installations pour le transport et la distribution de l'énergie électrique</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u w:val="single"/>
        </w:rPr>
      </w:pPr>
      <w:r>
        <w:rPr>
          <w:rFonts w:cs="Arial" w:ascii="Arial" w:hAnsi="Arial"/>
          <w:sz w:val="24"/>
          <w:szCs w:val="24"/>
          <w:u w:val="single"/>
        </w:rPr>
        <w:t>Législation relative à la signalisation des chantiers</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szCs w:val="24"/>
          <w:u w:val="single"/>
        </w:rPr>
      </w:pPr>
      <w:r>
        <w:rPr>
          <w:rFonts w:cs="Arial" w:ascii="Arial" w:hAnsi="Arial"/>
          <w:sz w:val="24"/>
          <w:szCs w:val="24"/>
          <w:u w:val="single"/>
        </w:rPr>
      </w:r>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rFonts w:ascii="Arial" w:hAnsi="Arial" w:cs="Arial"/>
          <w:sz w:val="24"/>
          <w:szCs w:val="24"/>
          <w:u w:val="single"/>
        </w:rPr>
      </w:pPr>
      <w:r>
        <w:rPr>
          <w:rFonts w:cs="Arial" w:ascii="Arial" w:hAnsi="Arial"/>
          <w:sz w:val="24"/>
          <w:szCs w:val="24"/>
        </w:rPr>
        <w:t>L’arrêté royal du 25 janvier 2001 concernant les chantiers temporaires ou mobiles </w:t>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contextualSpacing/>
        <w:rPr>
          <w:u w:val="single"/>
        </w:rPr>
      </w:pPr>
      <w:r>
        <w:rPr>
          <w:rFonts w:eastAsia="Calibri"/>
          <w:lang w:eastAsia="en-US"/>
        </w:rPr>
        <w:t>L'arrêté du Gouvernement wallon du 16 décembre 2020 relatif à la signalisation des chantiers et des obstacles sur la voie publique.</w:t>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eastAsia="Calibri"/>
          <w:u w:val="single"/>
          <w:lang w:eastAsia="en-US"/>
        </w:rPr>
      </w:pPr>
      <w:r>
        <w:rPr>
          <w:rFonts w:eastAsia="Calibri"/>
          <w:u w:val="single"/>
          <w:lang w:eastAsia="en-US"/>
        </w:rPr>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eastAsia="Calibri"/>
          <w:u w:val="single"/>
          <w:lang w:eastAsia="en-US"/>
        </w:rPr>
      </w:pPr>
      <w:r>
        <w:rPr>
          <w:rFonts w:eastAsia="Calibri"/>
          <w:u w:val="single"/>
          <w:lang w:eastAsia="en-US"/>
        </w:rPr>
        <w:t>Législation relative à la protection des données à caractère personnel</w:t>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eastAsia="Calibri"/>
          <w:u w:val="single"/>
          <w:lang w:eastAsia="en-US"/>
        </w:rPr>
      </w:pPr>
      <w:r>
        <w:rPr>
          <w:rFonts w:eastAsia="Calibri"/>
          <w:u w:val="single"/>
          <w:lang w:eastAsia="en-US"/>
        </w:rPr>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contextualSpacing/>
        <w:rPr>
          <w:rFonts w:eastAsia="Calibri"/>
          <w:lang w:eastAsia="en-US"/>
        </w:rPr>
      </w:pPr>
      <w:r>
        <w:rPr>
          <w:rFonts w:eastAsia="Calibri"/>
          <w:lang w:eastAsia="en-US"/>
        </w:rPr>
        <w:t>Règlement (UE) 2016/679 du 27 avril 2016 du Parlement européen et du Conseil relatif à la protection des personnes physiques à l’égard du traitement des données à caractère personnel et à la libre circulation de ces données et abrogeant la Directive 95/46/CE </w:t>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contextualSpacing/>
        <w:rPr>
          <w:rFonts w:eastAsia="Calibri"/>
          <w:lang w:eastAsia="en-US"/>
        </w:rPr>
      </w:pPr>
      <w:r>
        <w:rPr>
          <w:rFonts w:eastAsia="Calibri"/>
          <w:lang w:eastAsia="en-US"/>
        </w:rPr>
        <w:t xml:space="preserve"> </w:t>
      </w:r>
      <w:r>
        <w:rPr>
          <w:rFonts w:eastAsia="Calibri"/>
          <w:lang w:eastAsia="en-US"/>
        </w:rPr>
        <w:t>Loi du 30 juillet 2018 relative à la protection des personnes physiques à l'égard des traitements de données à caractère personnel </w:t>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eastAsia="Calibri"/>
          <w:lang w:eastAsia="en-US"/>
        </w:rPr>
      </w:pPr>
      <w:r>
        <w:rPr>
          <w:rFonts w:eastAsia="Calibri"/>
          <w:lang w:eastAsia="en-US"/>
        </w:rPr>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eastAsia="Calibri"/>
          <w:u w:val="single"/>
          <w:lang w:eastAsia="en-US"/>
        </w:rPr>
      </w:pPr>
      <w:r>
        <w:rPr>
          <w:rFonts w:eastAsia="Calibri"/>
          <w:u w:val="single"/>
          <w:lang w:eastAsia="en-US"/>
        </w:rPr>
        <w:t>Législation relative à l’assurance obligatoire</w:t>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eastAsia="Calibri"/>
          <w:u w:val="single"/>
          <w:lang w:eastAsia="en-US"/>
        </w:rPr>
      </w:pPr>
      <w:r>
        <w:rPr>
          <w:rFonts w:eastAsia="Calibri"/>
          <w:u w:val="single"/>
          <w:lang w:eastAsia="en-US"/>
        </w:rPr>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contextualSpacing/>
        <w:rPr>
          <w:rFonts w:eastAsia="Calibri"/>
          <w:lang w:eastAsia="en-US"/>
        </w:rPr>
      </w:pPr>
      <w:r>
        <w:rPr>
          <w:rFonts w:eastAsia="Calibri"/>
          <w:lang w:eastAsia="en-US"/>
        </w:rPr>
        <w:t>Loi du 9 mai 2019 relative à l'assurance obligatoire de la responsabilité civile professionnelle dans le secteur de la construction</w:t>
      </w:r>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ins w:id="21" w:author="MICHAUX Gauthier" w:date="2024-02-28T12:18:00Z"/>
          <w:rFonts w:eastAsia="Calibri"/>
          <w:lang w:eastAsia="en-US"/>
        </w:rPr>
      </w:pPr>
      <w:ins w:id="20" w:author="MICHAUX Gauthier" w:date="2024-02-28T12:18:00Z">
        <w:r>
          <w:rPr>
            <w:rFonts w:eastAsia="Calibri"/>
            <w:lang w:eastAsia="en-US"/>
          </w:rPr>
        </w:r>
      </w:ins>
    </w:p>
    <w:p>
      <w:pPr>
        <w:pStyle w:val="Sansinterligne"/>
        <w:pBdr>
          <w:top w:val="single" w:sz="4" w:space="1" w:color="000000"/>
          <w:left w:val="single" w:sz="4" w:space="4" w:color="000000"/>
          <w:bottom w:val="single" w:sz="4" w:space="1" w:color="000000"/>
          <w:right w:val="single" w:sz="4" w:space="4" w:color="000000"/>
        </w:pBdr>
        <w:jc w:val="both"/>
        <w:rPr>
          <w:ins w:id="23" w:author="MICHAUX Gauthier" w:date="2024-02-28T12:18:00Z"/>
          <w:rFonts w:ascii="Arial" w:hAnsi="Arial" w:cs="Arial"/>
          <w:sz w:val="24"/>
          <w:u w:val="single"/>
        </w:rPr>
      </w:pPr>
      <w:bookmarkStart w:id="10" w:name="_Hlk157675582"/>
      <w:bookmarkEnd w:id="10"/>
      <w:ins w:id="22" w:author="MICHAUX Gauthier" w:date="2024-02-28T12:18:00Z">
        <w:r>
          <w:rPr>
            <w:rFonts w:cs="Arial" w:ascii="Arial" w:hAnsi="Arial"/>
            <w:sz w:val="24"/>
            <w:u w:val="single"/>
          </w:rPr>
          <w:t>Législation relative à l’environnement</w:t>
        </w:r>
      </w:ins>
    </w:p>
    <w:p>
      <w:pPr>
        <w:pStyle w:val="Sansinterligne"/>
        <w:pBdr>
          <w:top w:val="single" w:sz="4" w:space="1" w:color="000000"/>
          <w:left w:val="single" w:sz="4" w:space="4" w:color="000000"/>
          <w:bottom w:val="single" w:sz="4" w:space="1" w:color="000000"/>
          <w:right w:val="single" w:sz="4" w:space="4" w:color="000000"/>
        </w:pBdr>
        <w:jc w:val="both"/>
        <w:rPr>
          <w:ins w:id="25" w:author="MICHAUX Gauthier" w:date="2024-02-28T12:18:00Z"/>
          <w:rFonts w:ascii="Arial" w:hAnsi="Arial" w:cs="Arial"/>
          <w:sz w:val="24"/>
          <w:u w:val="single"/>
        </w:rPr>
      </w:pPr>
      <w:ins w:id="24" w:author="MICHAUX Gauthier" w:date="2024-02-28T12:18:00Z">
        <w:r>
          <w:rPr>
            <w:rFonts w:cs="Arial" w:ascii="Arial" w:hAnsi="Arial"/>
            <w:sz w:val="24"/>
            <w:u w:val="single"/>
          </w:rPr>
        </w:r>
      </w:ins>
    </w:p>
    <w:p>
      <w:pPr>
        <w:pStyle w:val="Sansinterligne"/>
        <w:numPr>
          <w:ilvl w:val="0"/>
          <w:numId w:val="10"/>
        </w:numPr>
        <w:pBdr>
          <w:top w:val="single" w:sz="4" w:space="1" w:color="000000"/>
          <w:left w:val="single" w:sz="4" w:space="4" w:color="000000"/>
          <w:bottom w:val="single" w:sz="4" w:space="1" w:color="000000"/>
          <w:right w:val="single" w:sz="4" w:space="4" w:color="000000"/>
        </w:pBdr>
        <w:jc w:val="both"/>
        <w:rPr>
          <w:ins w:id="27" w:author="MICHAUX Gauthier" w:date="2024-02-28T12:18:00Z"/>
          <w:rFonts w:ascii="Arial" w:hAnsi="Arial" w:cs="Arial"/>
          <w:sz w:val="24"/>
        </w:rPr>
      </w:pPr>
      <w:ins w:id="26" w:author="MICHAUX Gauthier" w:date="2024-02-28T12:18:00Z">
        <w:r>
          <w:rPr>
            <w:rFonts w:cs="Arial" w:ascii="Arial" w:hAnsi="Arial"/>
            <w:sz w:val="24"/>
          </w:rPr>
          <w:t>Règlement (UE) 2020/852 du Parlement européen et du Conseil du 18 juin 2020 sur l’établissement d’un cadre visant à favoriser les investissements durables et modifiant le règlement (UE) 2019/2088</w:t>
        </w:r>
      </w:ins>
    </w:p>
    <w:p>
      <w:pPr>
        <w:pStyle w:val="Paragraphedeliste"/>
        <w:pBdr>
          <w:top w:val="single" w:sz="4" w:space="1" w:color="000000"/>
          <w:left w:val="single" w:sz="4" w:space="4" w:color="000000"/>
          <w:bottom w:val="single" w:sz="4" w:space="1" w:color="000000"/>
          <w:right w:val="single" w:sz="4" w:space="4" w:color="000000"/>
        </w:pBdr>
        <w:tabs>
          <w:tab w:val="clear" w:pos="4536"/>
          <w:tab w:val="left" w:pos="360" w:leader="none"/>
        </w:tabs>
        <w:suppressAutoHyphens w:val="true"/>
        <w:spacing w:before="0" w:after="240"/>
        <w:ind w:start="0" w:end="0"/>
        <w:contextualSpacing/>
        <w:rPr>
          <w:rFonts w:ascii="Arial" w:hAnsi="Arial" w:eastAsia="Calibri" w:cs="Arial"/>
          <w:sz w:val="24"/>
          <w:lang w:eastAsia="en-US"/>
        </w:rPr>
      </w:pPr>
      <w:r>
        <w:rPr>
          <w:rFonts w:eastAsia="Calibri" w:cs="Arial"/>
          <w:sz w:val="24"/>
          <w:lang w:eastAsia="en-US"/>
        </w:rPr>
      </w:r>
      <w:bookmarkStart w:id="11" w:name="_Hlk157675582"/>
      <w:bookmarkStart w:id="12" w:name="_Hlk157675582"/>
      <w:bookmarkEnd w:id="12"/>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u w:val="single"/>
        </w:rPr>
      </w:pPr>
      <w:r>
        <w:rPr>
          <w:rFonts w:cs="Arial" w:ascii="Arial" w:hAnsi="Arial"/>
          <w:sz w:val="24"/>
          <w:u w:val="single"/>
        </w:rPr>
        <w:t>Documents contractuels</w:t>
      </w:r>
    </w:p>
    <w:p>
      <w:pPr>
        <w:pStyle w:val="Sansinterligne"/>
        <w:pBdr>
          <w:top w:val="single" w:sz="4" w:space="1" w:color="000000"/>
          <w:left w:val="single" w:sz="4" w:space="4" w:color="000000"/>
          <w:bottom w:val="single" w:sz="4" w:space="1" w:color="000000"/>
          <w:right w:val="single" w:sz="4" w:space="4" w:color="000000"/>
        </w:pBdr>
        <w:jc w:val="both"/>
        <w:rPr>
          <w:rFonts w:ascii="Arial" w:hAnsi="Arial" w:cs="Arial"/>
          <w:sz w:val="24"/>
          <w:u w:val="single"/>
        </w:rPr>
      </w:pPr>
      <w:r>
        <w:rPr>
          <w:rFonts w:cs="Arial" w:ascii="Arial" w:hAnsi="Arial"/>
          <w:sz w:val="24"/>
          <w:u w:val="single"/>
        </w:rPr>
      </w:r>
    </w:p>
    <w:p>
      <w:pPr>
        <w:pStyle w:val="Normal"/>
        <w:numPr>
          <w:ilvl w:val="0"/>
          <w:numId w:val="10"/>
        </w:numPr>
        <w:pBdr>
          <w:top w:val="single" w:sz="4" w:space="1" w:color="000000"/>
          <w:left w:val="single" w:sz="4" w:space="4" w:color="000000"/>
          <w:bottom w:val="single" w:sz="4" w:space="1" w:color="000000"/>
          <w:right w:val="single" w:sz="4" w:space="4" w:color="000000"/>
        </w:pBdr>
        <w:tabs>
          <w:tab w:val="clear" w:pos="4536"/>
        </w:tabs>
        <w:spacing w:lineRule="auto" w:line="240" w:before="100" w:after="100"/>
        <w:jc w:val="start"/>
        <w:rPr>
          <w:szCs w:val="24"/>
        </w:rPr>
      </w:pPr>
      <w:r>
        <w:rPr>
          <w:rFonts w:eastAsia="Calibri"/>
          <w:szCs w:val="24"/>
          <w:lang w:val="fr-BE" w:eastAsia="en-US"/>
        </w:rPr>
        <w:t>Le cahier des charges type QUALIROUTES du Service public de Wallonie (en abrégé "CCT QUALIROUTES")</w:t>
      </w:r>
      <w:r>
        <w:rPr>
          <w:szCs w:val="24"/>
        </w:rPr>
        <w:t xml:space="preserve"> y compris les mises à jour apportées à ce cahier des charges type </w:t>
      </w:r>
    </w:p>
    <w:p>
      <w:pPr>
        <w:pStyle w:val="Normal"/>
        <w:numPr>
          <w:ilvl w:val="0"/>
          <w:numId w:val="10"/>
        </w:numPr>
        <w:pBdr>
          <w:top w:val="single" w:sz="4" w:space="1" w:color="000000"/>
          <w:left w:val="single" w:sz="4" w:space="4" w:color="000000"/>
          <w:bottom w:val="single" w:sz="4" w:space="1" w:color="000000"/>
          <w:right w:val="single" w:sz="4" w:space="4" w:color="000000"/>
        </w:pBdr>
        <w:tabs>
          <w:tab w:val="clear" w:pos="4536"/>
        </w:tabs>
        <w:spacing w:lineRule="auto" w:line="240" w:before="100" w:after="100"/>
        <w:jc w:val="start"/>
        <w:rPr>
          <w:sz w:val="16"/>
          <w:szCs w:val="16"/>
        </w:rPr>
      </w:pPr>
      <w:r>
        <w:rPr>
          <w:rFonts w:eastAsia="Calibri"/>
          <w:szCs w:val="24"/>
          <w:lang w:val="fr-BE" w:eastAsia="en-US"/>
        </w:rPr>
        <w:t>Les documents de référence figurant dans le Catalogue des documents de référence</w:t>
      </w:r>
      <w:r>
        <w:rPr>
          <w:szCs w:val="24"/>
        </w:rPr>
        <w:tab/>
        <w:tab/>
      </w:r>
      <w:r>
        <w:rPr>
          <w:sz w:val="16"/>
          <w:szCs w:val="16"/>
        </w:rPr>
        <w:tab/>
        <w:tab/>
        <w:t xml:space="preserve">          </w:t>
      </w:r>
    </w:p>
    <w:p>
      <w:pPr>
        <w:pStyle w:val="Normal"/>
        <w:pBdr>
          <w:top w:val="single" w:sz="4" w:space="1" w:color="000000"/>
          <w:left w:val="single" w:sz="4" w:space="4" w:color="000000"/>
          <w:bottom w:val="single" w:sz="4" w:space="1" w:color="000000"/>
          <w:right w:val="single" w:sz="4" w:space="4" w:color="000000"/>
        </w:pBdr>
        <w:tabs>
          <w:tab w:val="clear" w:pos="4536"/>
        </w:tabs>
        <w:spacing w:lineRule="auto" w:line="240" w:before="100" w:after="100"/>
        <w:ind w:hanging="426" w:start="426" w:end="0"/>
        <w:jc w:val="start"/>
        <w:rPr>
          <w:rFonts w:eastAsia="Calibri"/>
          <w:szCs w:val="24"/>
          <w:lang w:val="fr-BE" w:eastAsia="en-US"/>
        </w:rPr>
      </w:pPr>
      <w:r>
        <w:rPr>
          <w:rFonts w:eastAsia="Calibri"/>
          <w:szCs w:val="24"/>
          <w:lang w:val="fr-BE" w:eastAsia="en-US"/>
        </w:rPr>
        <w:t xml:space="preserve">      </w:t>
      </w:r>
      <w:r>
        <w:rPr>
          <w:rFonts w:eastAsia="Calibri"/>
          <w:szCs w:val="24"/>
          <w:lang w:val="fr-BE" w:eastAsia="en-US"/>
        </w:rPr>
        <w:tab/>
        <w:t xml:space="preserve">Les versions du CCT Qualiroutes et du CDR qui sont d'application pour le présent marché sont celles du 01 / </w:t>
      </w:r>
      <w:r>
        <w:rPr>
          <w:rFonts w:eastAsia="Calibri"/>
          <w:szCs w:val="24"/>
          <w:bdr w:val="single" w:sz="4" w:space="0" w:color="000000"/>
          <w:lang w:val="fr-BE" w:eastAsia="en-US"/>
        </w:rPr>
        <w:t xml:space="preserve">(mois) </w:t>
      </w:r>
      <w:r>
        <w:rPr>
          <w:rFonts w:eastAsia="Calibri"/>
          <w:i/>
          <w:iCs/>
          <w:szCs w:val="24"/>
          <w:bdr w:val="single" w:sz="4" w:space="0" w:color="000000"/>
          <w:lang w:val="fr-BE" w:eastAsia="en-US"/>
        </w:rPr>
        <w:t>janvier/avril/juillet ou octobre /</w:t>
      </w:r>
      <w:r>
        <w:rPr>
          <w:rFonts w:eastAsia="Calibri"/>
          <w:szCs w:val="24"/>
          <w:bdr w:val="single" w:sz="4" w:space="0" w:color="000000"/>
          <w:lang w:val="fr-BE" w:eastAsia="en-US"/>
        </w:rPr>
        <w:t xml:space="preserve"> (année).</w:t>
      </w:r>
    </w:p>
    <w:p>
      <w:pPr>
        <w:pStyle w:val="Normal"/>
        <w:pBdr>
          <w:top w:val="single" w:sz="4" w:space="1" w:color="000000"/>
          <w:left w:val="single" w:sz="4" w:space="4" w:color="000000"/>
          <w:bottom w:val="single" w:sz="4" w:space="1" w:color="000000"/>
          <w:right w:val="single" w:sz="4" w:space="4" w:color="000000"/>
        </w:pBdr>
        <w:tabs>
          <w:tab w:val="clear" w:pos="4536"/>
        </w:tabs>
        <w:spacing w:lineRule="auto" w:line="240" w:before="100" w:after="100"/>
        <w:ind w:hanging="426" w:start="426" w:end="0"/>
        <w:jc w:val="start"/>
        <w:rPr/>
      </w:pPr>
      <w:r>
        <w:rPr>
          <w:rFonts w:eastAsia="Calibri"/>
          <w:szCs w:val="24"/>
          <w:lang w:val="fr-BE" w:eastAsia="en-US"/>
        </w:rPr>
        <w:t xml:space="preserve">      </w:t>
      </w:r>
      <w:r>
        <w:rPr>
          <w:rFonts w:eastAsia="Calibri"/>
          <w:szCs w:val="24"/>
          <w:lang w:val="fr-BE" w:eastAsia="en-US"/>
        </w:rPr>
        <w:t xml:space="preserve">Le CCT QUALIROUTES, le Catalogue des Documents de Référence (CDR) et le Catalogue des postes normalisés (CPN) sont disponibles sur le site Internet "Qualité &amp; Construction" </w:t>
      </w:r>
      <w:hyperlink r:id="rId5">
        <w:r>
          <w:rPr>
            <w:rStyle w:val="Hyperlink"/>
            <w:rFonts w:eastAsia="Calibri"/>
            <w:szCs w:val="24"/>
            <w:lang w:val="fr-BE" w:eastAsia="en-US"/>
          </w:rPr>
          <w:t>http://qc.spw.wallonie.be/fr/qualiroutes/index.html</w:t>
        </w:r>
      </w:hyperlink>
      <w:r>
        <w:rPr>
          <w:rFonts w:eastAsia="Calibri"/>
          <w:szCs w:val="24"/>
          <w:lang w:eastAsia="en-US"/>
        </w:rPr>
        <w:t>.</w:t>
      </w:r>
    </w:p>
    <w:p>
      <w:pPr>
        <w:pStyle w:val="Normal"/>
        <w:pBdr>
          <w:top w:val="single" w:sz="4" w:space="1" w:color="000000"/>
          <w:left w:val="single" w:sz="4" w:space="4" w:color="000000"/>
          <w:bottom w:val="single" w:sz="4" w:space="1" w:color="000000"/>
          <w:right w:val="single" w:sz="4" w:space="4" w:color="000000"/>
        </w:pBdr>
        <w:tabs>
          <w:tab w:val="clear" w:pos="4536"/>
        </w:tabs>
        <w:spacing w:lineRule="auto" w:line="240" w:before="100" w:after="100"/>
        <w:ind w:hanging="426" w:start="426" w:end="0"/>
        <w:jc w:val="start"/>
        <w:rPr>
          <w:rFonts w:eastAsia="Calibri"/>
          <w:szCs w:val="22"/>
          <w:lang w:eastAsia="en-US"/>
        </w:rPr>
      </w:pPr>
      <w:r>
        <w:rPr>
          <w:rFonts w:eastAsia="Calibri"/>
          <w:szCs w:val="22"/>
          <w:lang w:eastAsia="en-US"/>
        </w:rPr>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s>
        <w:spacing w:before="0" w:after="0"/>
        <w:contextualSpacing/>
        <w:rPr>
          <w:rFonts w:eastAsia="Calibri"/>
          <w:szCs w:val="22"/>
          <w:lang w:eastAsia="en-US"/>
        </w:rPr>
      </w:pPr>
      <w:r>
        <w:rPr>
          <w:rFonts w:eastAsia="Calibri"/>
          <w:szCs w:val="22"/>
          <w:lang w:eastAsia="en-US"/>
        </w:rPr>
        <w:t>Les avis de marché et avis rectificatifs publiés dans le Bulletin des Adjudications et/ou au Journal Officiel de l’U.E. Le soumissionnaire est censé en avoir pris connaissance et en avoir tenu compte lors de la rédaction de son offre.</w:t>
      </w:r>
    </w:p>
    <w:p>
      <w:pPr>
        <w:pStyle w:val="Paragraphedeliste"/>
        <w:numPr>
          <w:ilvl w:val="0"/>
          <w:numId w:val="10"/>
        </w:numPr>
        <w:pBdr>
          <w:top w:val="single" w:sz="4" w:space="1" w:color="000000"/>
          <w:left w:val="single" w:sz="4" w:space="4" w:color="000000"/>
          <w:bottom w:val="single" w:sz="4" w:space="1" w:color="000000"/>
          <w:right w:val="single" w:sz="4" w:space="4" w:color="000000"/>
        </w:pBdr>
        <w:tabs>
          <w:tab w:val="clear" w:pos="4536"/>
        </w:tabs>
        <w:spacing w:before="0" w:after="0"/>
        <w:contextualSpacing/>
        <w:rPr>
          <w:rFonts w:eastAsia="Calibri"/>
          <w:szCs w:val="22"/>
          <w:lang w:eastAsia="en-US"/>
        </w:rPr>
      </w:pPr>
      <w:r>
        <w:rPr>
          <w:rFonts w:eastAsia="Calibri"/>
          <w:szCs w:val="22"/>
          <w:lang w:eastAsia="en-US"/>
        </w:rPr>
        <w:t>L’offre approuvée de l’adjudicataire.</w:t>
      </w:r>
    </w:p>
    <w:p>
      <w:pPr>
        <w:pStyle w:val="Normal"/>
        <w:numPr>
          <w:ilvl w:val="0"/>
          <w:numId w:val="0"/>
        </w:numPr>
        <w:outlineLvl w:val="1"/>
        <w:rPr>
          <w:ins w:id="29" w:author="MICHAUX Gauthier" w:date="2024-02-28T12:19:00Z"/>
          <w:rFonts w:eastAsia="Calibri"/>
          <w:szCs w:val="22"/>
          <w:lang w:eastAsia="en-US"/>
        </w:rPr>
      </w:pPr>
      <w:ins w:id="28" w:author="MICHAUX Gauthier" w:date="2024-02-28T12:19:00Z">
        <w:r>
          <w:rPr>
            <w:rFonts w:eastAsia="Calibri"/>
            <w:szCs w:val="22"/>
            <w:lang w:eastAsia="en-US"/>
          </w:rPr>
        </w:r>
      </w:ins>
      <w:bookmarkStart w:id="13" w:name="__RefHeading___Toc517076160"/>
      <w:bookmarkStart w:id="14" w:name="__RefHeading___Toc517076160"/>
      <w:r>
        <w:br w:type="page"/>
      </w:r>
    </w:p>
    <w:p>
      <w:pPr>
        <w:pStyle w:val="Normal"/>
        <w:numPr>
          <w:ilvl w:val="0"/>
          <w:numId w:val="0"/>
        </w:numPr>
        <w:outlineLvl w:val="1"/>
        <w:rPr/>
      </w:pPr>
      <w:bookmarkStart w:id="15" w:name="__RefHeading___Toc517076160"/>
      <w:r>
        <w:rPr/>
        <w:t>4. Lots</w:t>
      </w:r>
      <w:bookmarkEnd w:id="15"/>
    </w:p>
    <w:p>
      <w:pPr>
        <w:pStyle w:val="BodyText"/>
        <w:rPr/>
      </w:pPr>
      <w:r>
        <w:rPr/>
      </w:r>
    </w:p>
    <w:p>
      <w:pPr>
        <w:pStyle w:val="BodyText"/>
        <w:rPr>
          <w:b/>
        </w:rPr>
      </w:pPr>
      <w:r>
        <w:rPr/>
        <w:t>Si le marché est d’un montant estimé égal ou supérieur à 140</w:t>
      </w:r>
      <w:del w:id="30" w:author="MICHAUX Gauthier" w:date="2023-11-22T10:56:00Z">
        <w:r>
          <w:rPr/>
          <w:delText>0</w:delText>
        </w:r>
      </w:del>
      <w:r>
        <w:rPr/>
        <w:t xml:space="preserve"> 000 EUR HTVA, il y a lieu d’envisager l’allotissement et de motiver le non allotissement. </w:t>
      </w:r>
    </w:p>
    <w:p>
      <w:pPr>
        <w:pStyle w:val="BodyText"/>
        <w:rPr>
          <w:b/>
        </w:rPr>
      </w:pPr>
      <w:r>
        <w:rPr>
          <w:b/>
        </w:rPr>
      </w:r>
    </w:p>
    <w:p>
      <w:pPr>
        <w:pStyle w:val="Normal"/>
        <w:pBdr>
          <w:top w:val="single" w:sz="4" w:space="1" w:color="000000"/>
          <w:left w:val="single" w:sz="4" w:space="4" w:color="000000"/>
          <w:bottom w:val="single" w:sz="4" w:space="1" w:color="000000"/>
          <w:right w:val="single" w:sz="4" w:space="4" w:color="000000"/>
        </w:pBdr>
        <w:rPr/>
      </w:pPr>
      <w:r>
        <w:rPr/>
        <w:t xml:space="preserve">Déterminer la nature, le volume, l’objet, la répartition et les caractéristiques de chaque lot.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Préciser si les rabais ou propositions d’amélioration sont interdits.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Fonts w:eastAsia="Calibri"/>
          <w:lang w:val="fr-BE" w:eastAsia="en-US"/>
        </w:rPr>
        <w:t>Indiquer le cas échant dans le cahier spécial des charges les critères ou règles objectifs et non discriminatoires appliqués pour déterminer quels lots seront attribués lorsque l’application des critères d’attribution conduirait à attribuer à un soumissionnaire un nombre de lots supérieur au nombre maximal.</w:t>
      </w:r>
    </w:p>
    <w:p>
      <w:pPr>
        <w:pStyle w:val="Normal"/>
        <w:pBdr>
          <w:top w:val="single" w:sz="4" w:space="1" w:color="000000"/>
          <w:left w:val="single" w:sz="4" w:space="4" w:color="000000"/>
          <w:bottom w:val="single" w:sz="4" w:space="1" w:color="000000"/>
          <w:right w:val="single" w:sz="4" w:space="4" w:color="000000"/>
        </w:pBdr>
        <w:rPr>
          <w:rFonts w:eastAsia="Calibri"/>
          <w:i/>
          <w:lang w:val="fr-BE" w:eastAsia="en-US"/>
        </w:rPr>
      </w:pPr>
      <w:r>
        <w:rPr>
          <w:rFonts w:eastAsia="Calibri"/>
          <w:i/>
          <w:lang w:val="fr-BE" w:eastAsia="en-US"/>
        </w:rPr>
      </w:r>
    </w:p>
    <w:p>
      <w:pPr>
        <w:pStyle w:val="Normal"/>
        <w:rPr>
          <w:rFonts w:eastAsia="Calibri"/>
          <w:i/>
          <w:lang w:val="fr-BE" w:eastAsia="en-US"/>
        </w:rPr>
      </w:pPr>
      <w:r>
        <w:rPr>
          <w:rFonts w:eastAsia="Calibri"/>
          <w:i/>
          <w:lang w:val="fr-BE" w:eastAsia="en-US"/>
        </w:rPr>
      </w:r>
    </w:p>
    <w:p>
      <w:pPr>
        <w:pStyle w:val="Normal"/>
        <w:pBdr>
          <w:top w:val="single" w:sz="4" w:space="1" w:color="000000"/>
          <w:left w:val="single" w:sz="4" w:space="4" w:color="000000"/>
          <w:bottom w:val="single" w:sz="4" w:space="1" w:color="000000"/>
          <w:right w:val="single" w:sz="4" w:space="4" w:color="000000"/>
        </w:pBdr>
        <w:rPr/>
      </w:pPr>
      <w:r>
        <w:rPr/>
        <w:t>En cas de marché à lots, indiquer: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 présent marché comprend les ... lots suivants:</w:t>
      </w:r>
    </w:p>
    <w:p>
      <w:pPr>
        <w:pStyle w:val="Normal"/>
        <w:pBdr>
          <w:top w:val="single" w:sz="4" w:space="1" w:color="000000"/>
          <w:left w:val="single" w:sz="4" w:space="4" w:color="000000"/>
          <w:bottom w:val="single" w:sz="4" w:space="1" w:color="000000"/>
          <w:right w:val="single" w:sz="4" w:space="4" w:color="000000"/>
        </w:pBdr>
        <w:rPr/>
      </w:pPr>
      <w:r>
        <w:rPr/>
        <w:t xml:space="preserve">… </w:t>
      </w:r>
      <w:r>
        <w:rPr/>
        <w:t>(à compléter)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Et indiquer:</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Le pouvoir adjudicateur a le droit de n’en attribuer que certains, et éventuellement, de décider que les autres lots feront l’objet d’un ou plusieurs nouveaux marchés, au besoin suivant une autre procédure de passation.</w:t>
      </w:r>
    </w:p>
    <w:p>
      <w:pPr>
        <w:pStyle w:val="Normal"/>
        <w:rPr>
          <w:color w:val="000000"/>
        </w:rPr>
      </w:pPr>
      <w:r>
        <w:rPr>
          <w:color w:val="000000"/>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Indiquer que les soumissionnaires peuvent soumettre une offre:</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pour un seul lot;</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xml:space="preserve"> </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pour plusieurs lots (avec limitation éventuelle à un certain nombre de lots);</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pour tous les lots.</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ET</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si, le cas échéant, le pouvoir adjudicateur limite le nombre de lots qui peuvent être attribués à un seul soumissionnaire, préciser ce nombre maximal de lots.</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r>
    </w:p>
    <w:p>
      <w:pPr>
        <w:pStyle w:val="Normal"/>
        <w:rPr>
          <w:color w:val="000000"/>
        </w:rPr>
      </w:pPr>
      <w:r>
        <w:rPr>
          <w:color w:val="000000"/>
        </w:rPr>
      </w:r>
    </w:p>
    <w:p>
      <w:pPr>
        <w:pStyle w:val="Normal"/>
        <w:rPr>
          <w:ins w:id="32" w:author="MICHAUX Gauthier" w:date="2024-02-28T12:19:00Z"/>
          <w:color w:val="000000"/>
        </w:rPr>
      </w:pPr>
      <w:ins w:id="31" w:author="MICHAUX Gauthier" w:date="2024-02-28T12:19:00Z">
        <w:r>
          <w:rPr>
            <w:color w:val="000000"/>
          </w:rPr>
        </w:r>
      </w:ins>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u w:val="single"/>
        </w:rPr>
      </w:pPr>
      <w:r>
        <w:rPr>
          <w:color w:val="000000"/>
          <w:u w:val="single"/>
        </w:rPr>
        <w:t>Pour les marchés à lots</w:t>
      </w:r>
    </w:p>
    <w:p>
      <w:pPr>
        <w:pStyle w:val="Normal"/>
        <w:rPr>
          <w:color w:val="000000"/>
          <w:u w:val="single"/>
        </w:rPr>
      </w:pPr>
      <w:r>
        <w:rPr>
          <w:color w:val="000000"/>
          <w:u w:val="single"/>
        </w:rPr>
      </w:r>
    </w:p>
    <w:p>
      <w:pPr>
        <w:pStyle w:val="Normal"/>
        <w:rPr>
          <w:color w:val="000000"/>
        </w:rPr>
      </w:pPr>
      <w:r>
        <w:rPr>
          <w:color w:val="000000"/>
        </w:rPr>
        <w:t xml:space="preserve">En cas de remise d’offre pour plusieurs lots, le soumissionnaire précise son ordre de préférence pour leur attribution conformément à l’article 49 de l’ARP. </w:t>
      </w:r>
    </w:p>
    <w:p>
      <w:pPr>
        <w:pStyle w:val="Normal"/>
        <w:rPr>
          <w:color w:val="000000"/>
        </w:rPr>
      </w:pPr>
      <w:r>
        <w:rPr>
          <w:color w:val="000000"/>
        </w:rPr>
      </w:r>
    </w:p>
    <w:p>
      <w:pPr>
        <w:pStyle w:val="Normal"/>
        <w:rPr>
          <w:color w:val="000000"/>
        </w:rPr>
      </w:pPr>
      <w:r>
        <w:rPr>
          <w:color w:val="000000"/>
        </w:rPr>
        <w:t xml:space="preserve">En ce qui concerne l’agréation, le soumissionnaire doit être agréé dans la classe et la catégorie ou sous-catégorie de chacun des lots pour lesquels il soumissionne. </w:t>
      </w:r>
    </w:p>
    <w:p>
      <w:pPr>
        <w:pStyle w:val="Normal"/>
        <w:rPr>
          <w:color w:val="000000"/>
        </w:rPr>
      </w:pPr>
      <w:r>
        <w:rPr>
          <w:color w:val="000000"/>
        </w:rPr>
      </w:r>
    </w:p>
    <w:p>
      <w:pPr>
        <w:pStyle w:val="Normal"/>
        <w:rPr>
          <w:color w:val="000000"/>
        </w:rPr>
      </w:pPr>
      <w:r>
        <w:rPr>
          <w:color w:val="000000"/>
        </w:rPr>
        <w:t>En cas d’attribution de plusieurs lots, le soumissionnaire doit posséder la classe d’agréation correspondant au montant cumulé des lots.</w:t>
      </w:r>
    </w:p>
    <w:p>
      <w:pPr>
        <w:pStyle w:val="Normal"/>
        <w:rPr>
          <w:del w:id="34" w:author="MICHAUX Gauthier" w:date="2024-02-28T12:19:00Z"/>
          <w:color w:val="000000"/>
        </w:rPr>
      </w:pPr>
      <w:del w:id="33" w:author="MICHAUX Gauthier" w:date="2024-02-28T12:19:00Z">
        <w:r>
          <w:rPr>
            <w:color w:val="000000"/>
          </w:rPr>
        </w:r>
      </w:del>
    </w:p>
    <w:p>
      <w:pPr>
        <w:pStyle w:val="Normal"/>
        <w:rPr>
          <w:del w:id="36" w:author="MICHAUX Gauthier" w:date="2024-02-28T12:19:00Z"/>
        </w:rPr>
      </w:pPr>
      <w:del w:id="35" w:author="MICHAUX Gauthier" w:date="2024-02-28T12:19:00Z">
        <w:r>
          <w:rPr/>
        </w:r>
      </w:del>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En cas de non-allotissement, indiquer: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szCs w:val="24"/>
        </w:rPr>
      </w:pPr>
      <w:r>
        <w:rPr/>
        <w:t>Bien que le marché soit d’un montant estimé égal ou supérieur à 140</w:t>
      </w:r>
      <w:del w:id="37" w:author="MICHAUX Gauthier" w:date="2023-11-22T10:56:00Z">
        <w:r>
          <w:rPr/>
          <w:delText>0</w:delText>
        </w:r>
      </w:del>
      <w:r>
        <w:rPr/>
        <w:t xml:space="preserve"> 000 EUR HTVA, le pouvoir adjudicateur a décidé de ne pas diviser le présent marché en lots pour la(les) raison(s) suivante(s): (</w:t>
      </w:r>
      <w:r>
        <w:rPr>
          <w:szCs w:val="24"/>
        </w:rPr>
        <w:t>choisir la ou les raisons parmi la liste non exhaustive ci-dessous):</w:t>
      </w:r>
    </w:p>
    <w:p>
      <w:pPr>
        <w:pStyle w:val="Normal"/>
        <w:pBdr>
          <w:top w:val="single" w:sz="4" w:space="1" w:color="000000"/>
          <w:left w:val="single" w:sz="4" w:space="4" w:color="000000"/>
          <w:bottom w:val="single" w:sz="4" w:space="1" w:color="000000"/>
          <w:right w:val="single" w:sz="4" w:space="4" w:color="000000"/>
        </w:pBdr>
        <w:rPr/>
      </w:pPr>
      <w:r>
        <w:rPr/>
        <w:t xml:space="preserve">- L’allotissement du présent marché rendrait l’exécution du marché excessivement coûteuse et particulièrement complexe sur le plan technique. </w:t>
      </w:r>
    </w:p>
    <w:p>
      <w:pPr>
        <w:pStyle w:val="Normal"/>
        <w:pBdr>
          <w:top w:val="single" w:sz="4" w:space="1" w:color="000000"/>
          <w:left w:val="single" w:sz="4" w:space="4" w:color="000000"/>
          <w:bottom w:val="single" w:sz="4" w:space="1" w:color="000000"/>
          <w:right w:val="single" w:sz="4" w:space="4" w:color="000000"/>
        </w:pBdr>
        <w:rPr>
          <w:i/>
          <w:szCs w:val="24"/>
        </w:rPr>
      </w:pPr>
      <w:r>
        <w:rPr>
          <w:i/>
          <w:szCs w:val="24"/>
        </w:rPr>
      </w:r>
    </w:p>
    <w:p>
      <w:pPr>
        <w:pStyle w:val="Normal"/>
        <w:pBdr>
          <w:top w:val="single" w:sz="4" w:space="1" w:color="000000"/>
          <w:left w:val="single" w:sz="4" w:space="4" w:color="000000"/>
          <w:bottom w:val="single" w:sz="4" w:space="1" w:color="000000"/>
          <w:right w:val="single" w:sz="4" w:space="4" w:color="000000"/>
        </w:pBdr>
        <w:rPr/>
      </w:pPr>
      <w:r>
        <w:rPr/>
        <w:t>- La nécessité de coordonner les adjudicataires des différents lots risque de compromettre gravement la bonne exécution du marché.</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La division du marché en lots risque d’entrainer des difficultés quant à la détermination de la responsabilité individuelle des différents intervenants.</w:t>
      </w:r>
    </w:p>
    <w:p>
      <w:pPr>
        <w:pStyle w:val="CSCTitre2"/>
        <w:outlineLvl w:val="1"/>
        <w:rPr>
          <w:rFonts w:ascii="Arial" w:hAnsi="Arial" w:cs="Arial"/>
          <w:strike/>
        </w:rPr>
      </w:pPr>
      <w:bookmarkStart w:id="16" w:name="__RefHeading___Toc517076161"/>
      <w:bookmarkEnd w:id="16"/>
      <w:r>
        <w:rPr>
          <w:rFonts w:cs="Arial" w:ascii="Arial" w:hAnsi="Arial"/>
        </w:rPr>
        <w:t>5. Variante(s)</w:t>
      </w:r>
    </w:p>
    <w:p>
      <w:pPr>
        <w:pStyle w:val="Normal"/>
        <w:rPr>
          <w:rFonts w:ascii="Arial" w:hAnsi="Arial" w:cs="Arial"/>
          <w:strike/>
        </w:rPr>
      </w:pPr>
      <w:r>
        <w:rPr>
          <w:rFonts w:cs="Arial"/>
          <w:strike/>
        </w:rPr>
      </w:r>
    </w:p>
    <w:p>
      <w:pPr>
        <w:pStyle w:val="Normal"/>
        <w:rPr/>
      </w:pPr>
      <w:r>
        <w:rPr/>
        <w:t>Les variantes libres sont interdites.</w:t>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Si des variantes sont exigées ou autorisées, mentionner:</w:t>
      </w:r>
    </w:p>
    <w:p>
      <w:pPr>
        <w:pStyle w:val="Normal"/>
        <w:pBdr>
          <w:top w:val="single" w:sz="4" w:space="1" w:color="000000"/>
          <w:left w:val="single" w:sz="4" w:space="4" w:color="000000"/>
          <w:bottom w:val="single" w:sz="4" w:space="1" w:color="000000"/>
          <w:right w:val="single" w:sz="4" w:space="4" w:color="000000"/>
        </w:pBdr>
        <w:rPr/>
      </w:pPr>
      <w:r>
        <w:rPr/>
        <w:t>- les exigences minimales auxquelles elles doivent satisfaire;</w:t>
      </w:r>
    </w:p>
    <w:p>
      <w:pPr>
        <w:pStyle w:val="Normal"/>
        <w:pBdr>
          <w:top w:val="single" w:sz="4" w:space="1" w:color="000000"/>
          <w:left w:val="single" w:sz="4" w:space="4" w:color="000000"/>
          <w:bottom w:val="single" w:sz="4" w:space="1" w:color="000000"/>
          <w:right w:val="single" w:sz="4" w:space="4" w:color="000000"/>
        </w:pBdr>
        <w:rPr/>
      </w:pPr>
      <w:r>
        <w:rPr/>
        <w:t>- les exigences spécifiques relatives à leur mode d’introduction (avec l’offre de base ou dans un document séparé);</w:t>
      </w:r>
    </w:p>
    <w:p>
      <w:pPr>
        <w:pStyle w:val="Normal"/>
        <w:pBdr>
          <w:top w:val="single" w:sz="4" w:space="1" w:color="000000"/>
          <w:left w:val="single" w:sz="4" w:space="4" w:color="000000"/>
          <w:bottom w:val="single" w:sz="4" w:space="1" w:color="000000"/>
          <w:right w:val="single" w:sz="4" w:space="4" w:color="000000"/>
        </w:pBdr>
        <w:rPr/>
      </w:pPr>
      <w:r>
        <w:rPr/>
        <w:t>- si ces variantes ne peuvent être introduites qu’à condition qu’une offre de base soit également déposée.</w:t>
      </w:r>
    </w:p>
    <w:p>
      <w:pPr>
        <w:pStyle w:val="CSCTitre2"/>
        <w:outlineLvl w:val="1"/>
        <w:rPr/>
      </w:pPr>
      <w:bookmarkStart w:id="17" w:name="__RefHeading___Toc517076162"/>
      <w:bookmarkEnd w:id="17"/>
      <w:r>
        <w:rPr>
          <w:rFonts w:cs="Arial" w:ascii="Arial" w:hAnsi="Arial"/>
        </w:rPr>
        <w:t>6. Option(s)</w:t>
      </w:r>
    </w:p>
    <w:p>
      <w:pPr>
        <w:pStyle w:val="Normal"/>
        <w:rPr>
          <w:rFonts w:ascii="Arial" w:hAnsi="Arial" w:cs="Arial"/>
        </w:rPr>
      </w:pPr>
      <w:r>
        <w:rPr>
          <w:rFonts w:cs="Arial"/>
        </w:rPr>
      </w:r>
    </w:p>
    <w:p>
      <w:pPr>
        <w:pStyle w:val="Normal"/>
        <w:rPr/>
      </w:pPr>
      <w:r>
        <w:rPr/>
        <w:t>Les options libres sont interdites.</w:t>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Si des options sont exigées ou autorisées, mentionner: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les exigences minimales auxquelles elles doivent satisfaire;</w:t>
      </w:r>
    </w:p>
    <w:p>
      <w:pPr>
        <w:pStyle w:val="Normal"/>
        <w:pBdr>
          <w:top w:val="single" w:sz="4" w:space="1" w:color="000000"/>
          <w:left w:val="single" w:sz="4" w:space="4" w:color="000000"/>
          <w:bottom w:val="single" w:sz="4" w:space="1" w:color="000000"/>
          <w:right w:val="single" w:sz="4" w:space="4" w:color="000000"/>
        </w:pBdr>
        <w:rPr/>
      </w:pPr>
      <w:r>
        <w:rPr/>
        <w:t>- les exigences spécifiques relatives à leur mode d’introduction;</w:t>
      </w:r>
    </w:p>
    <w:p>
      <w:pPr>
        <w:pStyle w:val="Normal"/>
        <w:pBdr>
          <w:top w:val="single" w:sz="4" w:space="1" w:color="000000"/>
          <w:left w:val="single" w:sz="4" w:space="4" w:color="000000"/>
          <w:bottom w:val="single" w:sz="4" w:space="1" w:color="000000"/>
          <w:right w:val="single" w:sz="4" w:space="4" w:color="000000"/>
        </w:pBdr>
        <w:rPr/>
      </w:pPr>
      <w:r>
        <w:rPr/>
        <w:t>- que ces options ne peuvent être introduites sans offre de base ou, le cas échéant, sans variante:</w:t>
      </w:r>
    </w:p>
    <w:p>
      <w:pPr>
        <w:pStyle w:val="Normal"/>
        <w:pBdr>
          <w:top w:val="single" w:sz="4" w:space="1" w:color="000000"/>
          <w:left w:val="single" w:sz="4" w:space="4" w:color="000000"/>
          <w:bottom w:val="single" w:sz="4" w:space="1" w:color="000000"/>
          <w:right w:val="single" w:sz="4" w:space="4" w:color="000000"/>
        </w:pBdr>
        <w:rPr/>
      </w:pPr>
      <w:r>
        <w:rPr/>
        <w:t>- que l’option est présentée dans une partie séparée de l’offre.</w:t>
      </w:r>
    </w:p>
    <w:p>
      <w:pPr>
        <w:pStyle w:val="Normal"/>
        <w:rPr/>
      </w:pPr>
      <w:r>
        <w:rPr/>
      </w:r>
    </w:p>
    <w:p>
      <w:pPr>
        <w:pStyle w:val="CSCTitre2"/>
        <w:outlineLvl w:val="1"/>
        <w:rPr/>
      </w:pPr>
      <w:bookmarkStart w:id="18" w:name="__RefHeading___Toc517076163"/>
      <w:bookmarkEnd w:id="18"/>
      <w:r>
        <w:rPr>
          <w:rFonts w:cs="Arial" w:ascii="Arial" w:hAnsi="Arial"/>
        </w:rPr>
        <w:t>7. Mode de passation du marché</w:t>
      </w:r>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Indiquer le mode de passation, la base légale et le cas échéant, l’hypothèse en cas de procédure avec négociation:</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procédure ouverte (article 36 de la loi du 17/06/2016)</w:t>
      </w:r>
    </w:p>
    <w:p>
      <w:pPr>
        <w:pStyle w:val="Normal"/>
        <w:pBdr>
          <w:top w:val="single" w:sz="4" w:space="1" w:color="000000"/>
          <w:left w:val="single" w:sz="4" w:space="4" w:color="000000"/>
          <w:bottom w:val="single" w:sz="4" w:space="1" w:color="000000"/>
          <w:right w:val="single" w:sz="4" w:space="4" w:color="000000"/>
        </w:pBdr>
        <w:rPr/>
      </w:pPr>
      <w:r>
        <w:rPr/>
        <w:t>- procédure négociée directe avec publication préalable (article 41 de la loi)</w:t>
      </w:r>
    </w:p>
    <w:p>
      <w:pPr>
        <w:pStyle w:val="Normal"/>
        <w:pBdr>
          <w:top w:val="single" w:sz="4" w:space="1" w:color="000000"/>
          <w:left w:val="single" w:sz="4" w:space="4" w:color="000000"/>
          <w:bottom w:val="single" w:sz="4" w:space="1" w:color="000000"/>
          <w:right w:val="single" w:sz="4" w:space="4" w:color="000000"/>
        </w:pBdr>
        <w:rPr/>
      </w:pPr>
      <w:r>
        <w:rPr/>
        <w:t>- procédure négociée sans publication préalable (article 42 de la loi).</w:t>
      </w:r>
    </w:p>
    <w:p>
      <w:pPr>
        <w:pStyle w:val="Normal"/>
        <w:pBdr>
          <w:top w:val="single" w:sz="4" w:space="1" w:color="000000"/>
          <w:left w:val="single" w:sz="4" w:space="4" w:color="000000"/>
          <w:bottom w:val="single" w:sz="4" w:space="1" w:color="000000"/>
          <w:right w:val="single" w:sz="4" w:space="4" w:color="000000"/>
        </w:pBdr>
        <w:rPr/>
      </w:pPr>
      <w:r>
        <w:rPr/>
        <w:t>- …</w:t>
      </w:r>
    </w:p>
    <w:p>
      <w:pPr>
        <w:pStyle w:val="CSCTitre2"/>
        <w:outlineLvl w:val="1"/>
        <w:rPr/>
      </w:pPr>
      <w:bookmarkStart w:id="19" w:name="__RefHeading___Toc517076164"/>
      <w:bookmarkEnd w:id="19"/>
      <w:r>
        <w:rPr>
          <w:rFonts w:cs="Arial" w:ascii="Arial" w:hAnsi="Arial"/>
        </w:rPr>
        <w:t>8. Répétition de travaux similaires (article 42 §1</w:t>
      </w:r>
      <w:r>
        <w:rPr>
          <w:rFonts w:cs="Arial" w:ascii="Arial" w:hAnsi="Arial"/>
          <w:vertAlign w:val="superscript"/>
        </w:rPr>
        <w:t>er</w:t>
      </w:r>
      <w:r>
        <w:rPr>
          <w:rFonts w:cs="Arial" w:ascii="Arial" w:hAnsi="Arial"/>
        </w:rPr>
        <w:t>, 2° de la loi)</w:t>
      </w:r>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 xml:space="preserve">Le cas échéant, indiquer: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 pouvoir adjudicateur se réserve le droit d'attribuer à l’adjudicataire du présent marché l'exécution de travaux similaires, conformément à l’article 42 § 1</w:t>
      </w:r>
      <w:r>
        <w:rPr>
          <w:vertAlign w:val="superscript"/>
        </w:rPr>
        <w:t>er</w:t>
      </w:r>
      <w:r>
        <w:rPr/>
        <w:t>, 2° de la loi du 17 juin 2016</w:t>
      </w:r>
      <w:r>
        <w:rPr>
          <w:i/>
        </w:rPr>
        <w:t>.</w:t>
      </w:r>
    </w:p>
    <w:p>
      <w:pPr>
        <w:pStyle w:val="CSCTitre2"/>
        <w:outlineLvl w:val="1"/>
        <w:rPr/>
      </w:pPr>
      <w:bookmarkStart w:id="20" w:name="__RefHeading___Toc517076165"/>
      <w:bookmarkEnd w:id="20"/>
      <w:r>
        <w:rPr>
          <w:rFonts w:cs="Arial" w:ascii="Arial" w:hAnsi="Arial"/>
        </w:rPr>
        <w:t>9. Reconduction du marché (article 57 al. 2et 3 de la loi)</w:t>
      </w:r>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 xml:space="preserve">Indiquer si les documents du marché prévoient une ou plusieurs reconductions sur base d'un des textes proposés en exemple ci-dessous. </w:t>
      </w:r>
    </w:p>
    <w:p>
      <w:pPr>
        <w:pStyle w:val="Normal"/>
        <w:rPr>
          <w:i/>
          <w:u w:val="single"/>
        </w:rPr>
      </w:pPr>
      <w:r>
        <w:rPr>
          <w:i/>
          <w:u w:val="single"/>
        </w:rPr>
      </w:r>
    </w:p>
    <w:p>
      <w:pPr>
        <w:pStyle w:val="Normal"/>
        <w:rPr>
          <w:i/>
        </w:rPr>
      </w:pPr>
      <w:r>
        <w:rPr>
          <w:i/>
        </w:rPr>
        <w:t>La durée totale du marché y compris les reconductions ne peut, en règle générale, dépasser 4 ans à partir de la conclusion du marché.</w:t>
      </w:r>
    </w:p>
    <w:p>
      <w:pPr>
        <w:pStyle w:val="Normal"/>
        <w:rPr>
          <w:i/>
          <w:u w:val="single"/>
        </w:rPr>
      </w:pPr>
      <w:r>
        <w:rPr>
          <w:i/>
          <w:u w:val="single"/>
        </w:rPr>
      </w:r>
    </w:p>
    <w:p>
      <w:pPr>
        <w:pStyle w:val="Normal"/>
        <w:rPr>
          <w:i/>
          <w:u w:val="single"/>
        </w:rPr>
      </w:pPr>
      <w:r>
        <w:rPr>
          <w:i/>
          <w:u w:val="single"/>
        </w:rPr>
        <w:t>Exemples de clauses de reconduction:</w:t>
      </w:r>
    </w:p>
    <w:p>
      <w:pPr>
        <w:pStyle w:val="Normal"/>
        <w:rPr>
          <w:i/>
          <w:u w:val="single"/>
        </w:rPr>
      </w:pPr>
      <w:r>
        <w:rPr>
          <w:i/>
          <w:u w:val="single"/>
        </w:rPr>
      </w:r>
    </w:p>
    <w:p>
      <w:pPr>
        <w:pStyle w:val="Normal"/>
        <w:rPr>
          <w:i/>
        </w:rPr>
      </w:pPr>
      <w:r>
        <w:rPr>
          <w:i/>
        </w:rPr>
        <w:t>Clause de reconduction tacite:</w:t>
      </w:r>
    </w:p>
    <w:p>
      <w:pPr>
        <w:pStyle w:val="Normal"/>
        <w:rPr>
          <w:i/>
        </w:rPr>
      </w:pPr>
      <w:r>
        <w:rPr>
          <w:i/>
        </w:rPr>
      </w:r>
    </w:p>
    <w:p>
      <w:pPr>
        <w:pStyle w:val="Normal"/>
        <w:rPr/>
      </w:pPr>
      <w:r>
        <w:rPr>
          <w:i/>
          <w:lang w:val="fr-BE"/>
        </w:rPr>
        <w:t>La durée initiale du marché est de x année(s). Cette durée est prolongée automatiquement d’une année supplémentaire à défaut de préavis de résiliation notifié par lettre recommandée par le pouvoir adjudicateur au plus tard 3 mois (ou 2 ou 1 mois) avant l’échéance. Le marché est ainsi reconductible 1, 2 ou 3 fois (à déterminer). En tout état de cause, il prend fin de plein droit, sans préavis, à l’échéance de la 2</w:t>
      </w:r>
      <w:r>
        <w:rPr>
          <w:i/>
          <w:vertAlign w:val="superscript"/>
          <w:lang w:val="fr-BE"/>
        </w:rPr>
        <w:t>ème</w:t>
      </w:r>
      <w:r>
        <w:rPr>
          <w:i/>
          <w:lang w:val="fr-BE"/>
        </w:rPr>
        <w:t>, 3</w:t>
      </w:r>
      <w:r>
        <w:rPr>
          <w:i/>
          <w:vertAlign w:val="superscript"/>
          <w:lang w:val="fr-BE"/>
        </w:rPr>
        <w:t>ème</w:t>
      </w:r>
      <w:r>
        <w:rPr>
          <w:i/>
          <w:lang w:val="fr-BE"/>
        </w:rPr>
        <w:t xml:space="preserve"> ou 4</w:t>
      </w:r>
      <w:r>
        <w:rPr>
          <w:i/>
          <w:vertAlign w:val="superscript"/>
          <w:lang w:val="fr-BE"/>
        </w:rPr>
        <w:t>ème</w:t>
      </w:r>
      <w:r>
        <w:rPr>
          <w:i/>
          <w:lang w:val="fr-BE"/>
        </w:rPr>
        <w:t xml:space="preserve"> année.</w:t>
      </w:r>
    </w:p>
    <w:p>
      <w:pPr>
        <w:pStyle w:val="Normal"/>
        <w:rPr/>
      </w:pPr>
      <w:r>
        <w:rPr>
          <w:i/>
          <w:lang w:val="fr-BE"/>
        </w:rPr>
        <w:t>Le pouvoir adjudicateur n’est tenu au paiement d’aucune indemnité à l’adjudicataire s’il exerce son droit de mettre fin au marché dans les conditions précitées. </w:t>
      </w:r>
    </w:p>
    <w:p>
      <w:pPr>
        <w:pStyle w:val="Normal"/>
        <w:rPr>
          <w:i/>
          <w:lang w:val="fr-BE"/>
        </w:rPr>
      </w:pPr>
      <w:r>
        <w:rPr>
          <w:i/>
          <w:lang w:val="fr-BE"/>
        </w:rPr>
      </w:r>
    </w:p>
    <w:p>
      <w:pPr>
        <w:pStyle w:val="Normal"/>
        <w:rPr>
          <w:i/>
          <w:lang w:val="fr-BE"/>
        </w:rPr>
      </w:pPr>
      <w:r>
        <w:rPr>
          <w:i/>
          <w:lang w:val="fr-BE"/>
        </w:rPr>
        <w:t>Clause de reconduction expresse:</w:t>
      </w:r>
    </w:p>
    <w:p>
      <w:pPr>
        <w:pStyle w:val="Normal"/>
        <w:rPr>
          <w:i/>
          <w:lang w:val="fr-BE"/>
        </w:rPr>
      </w:pPr>
      <w:r>
        <w:rPr>
          <w:i/>
          <w:lang w:val="fr-BE"/>
        </w:rPr>
      </w:r>
    </w:p>
    <w:p>
      <w:pPr>
        <w:pStyle w:val="Normal"/>
        <w:rPr/>
      </w:pPr>
      <w:r>
        <w:rPr>
          <w:i/>
          <w:color w:val="000000"/>
          <w:lang w:val="fr-BE"/>
        </w:rPr>
        <w:t>La durée initiale du marché est d’un an. Conformément</w:t>
      </w:r>
      <w:r>
        <w:rPr>
          <w:i/>
          <w:lang w:val="fr-BE"/>
        </w:rPr>
        <w:t xml:space="preserve"> à l’article 57 al.2 de la loi du 17 juin 2016, le pouvoir adjudicateur se réserve toutefois le droit de prolonger cette durée par lettre recommandée adressée à l’adjudicataire 1 mois (ou autre délai à déterminer) avant l’échéance annuelle. La durée totale du marché, en cas de reconduction, est au maximum de 4 ans.</w:t>
      </w:r>
    </w:p>
    <w:p>
      <w:pPr>
        <w:pStyle w:val="CSCTitre2"/>
        <w:outlineLvl w:val="1"/>
        <w:rPr>
          <w:rFonts w:ascii="Arial" w:hAnsi="Arial" w:cs="Arial"/>
        </w:rPr>
      </w:pPr>
      <w:bookmarkStart w:id="21" w:name="__RefHeading___Toc517076166"/>
      <w:bookmarkEnd w:id="21"/>
      <w:r>
        <w:rPr>
          <w:rFonts w:cs="Arial" w:ascii="Arial" w:hAnsi="Arial"/>
        </w:rPr>
        <w:t>10. Tranches (article 57 al. 1 de la loi)</w:t>
      </w:r>
    </w:p>
    <w:p>
      <w:pPr>
        <w:pStyle w:val="Normal"/>
        <w:rPr>
          <w:rFonts w:ascii="Arial" w:hAnsi="Arial" w:cs="Arial"/>
          <w:lang w:val="fr-BE"/>
        </w:rPr>
      </w:pPr>
      <w:r>
        <w:rPr>
          <w:rFonts w:cs="Arial"/>
          <w:lang w:val="fr-BE"/>
        </w:rPr>
      </w:r>
    </w:p>
    <w:p>
      <w:pPr>
        <w:pStyle w:val="Normal"/>
        <w:pBdr>
          <w:top w:val="single" w:sz="4" w:space="1" w:color="000000"/>
          <w:left w:val="single" w:sz="4" w:space="4" w:color="000000"/>
          <w:bottom w:val="single" w:sz="4" w:space="1" w:color="000000"/>
          <w:right w:val="single" w:sz="4" w:space="4" w:color="000000"/>
        </w:pBdr>
        <w:rPr/>
      </w:pPr>
      <w:r>
        <w:rPr/>
        <w:t xml:space="preserve">Le cas échéant, indiquer si le marché est divisé en tranches: </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i/>
          <w:iCs/>
          <w:lang w:val="fr-BE"/>
        </w:rPr>
      </w:pPr>
      <w:r>
        <w:rPr>
          <w:lang w:val="fr-BE"/>
        </w:rPr>
        <w:t xml:space="preserve">Le présent marché est divisé en plusieurs tranches, ferme(s) et conditionnelle(s). </w:t>
      </w:r>
    </w:p>
    <w:p>
      <w:pPr>
        <w:pStyle w:val="Normal"/>
        <w:pBdr>
          <w:top w:val="single" w:sz="4" w:space="1" w:color="000000"/>
          <w:left w:val="single" w:sz="4" w:space="4" w:color="000000"/>
          <w:bottom w:val="single" w:sz="4" w:space="1" w:color="000000"/>
          <w:right w:val="single" w:sz="4" w:space="4" w:color="000000"/>
        </w:pBdr>
        <w:rPr>
          <w:i/>
          <w:iCs/>
          <w:lang w:val="fr-BE"/>
        </w:rPr>
      </w:pPr>
      <w:r>
        <w:rPr>
          <w:i/>
          <w:iCs/>
          <w:lang w:val="fr-BE"/>
        </w:rPr>
      </w:r>
    </w:p>
    <w:p>
      <w:pPr>
        <w:pStyle w:val="Normal"/>
        <w:pBdr>
          <w:top w:val="single" w:sz="4" w:space="1" w:color="000000"/>
          <w:left w:val="single" w:sz="4" w:space="4" w:color="000000"/>
          <w:bottom w:val="single" w:sz="4" w:space="1" w:color="000000"/>
          <w:right w:val="single" w:sz="4" w:space="4" w:color="000000"/>
        </w:pBdr>
        <w:rPr/>
      </w:pPr>
      <w:r>
        <w:rPr>
          <w:lang w:val="fr-BE"/>
        </w:rPr>
        <w:t>Le soumissionnaire est tenu de remettre un prix pour chacune des tranches. Le marché est attribué au soumissionnaire ayant remis l’offre économiquement la plus avantageuse portant sur le montant total de toutes les tranches.</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lang w:val="fr-BE"/>
        </w:rPr>
      </w:pPr>
      <w:r>
        <w:rPr>
          <w:lang w:val="fr-BE"/>
        </w:rPr>
        <w:t>Le marché comporte … tranches:</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pPr>
      <w:r>
        <w:rPr>
          <w:i/>
          <w:u w:val="single"/>
          <w:lang w:val="fr-BE"/>
        </w:rPr>
        <w:t>Exemple</w:t>
      </w:r>
      <w:r>
        <w:rPr>
          <w:lang w:val="fr-BE"/>
        </w:rPr>
        <w:t>:</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i/>
          <w:lang w:val="fr-BE"/>
        </w:rPr>
      </w:pPr>
      <w:r>
        <w:rPr>
          <w:bCs/>
          <w:i/>
          <w:lang w:val="fr-BE"/>
        </w:rPr>
        <w:t>Tranche 1, ferme:</w:t>
      </w:r>
      <w:r>
        <w:rPr>
          <w:i/>
          <w:lang w:val="fr-BE"/>
        </w:rPr>
        <w:t xml:space="preserve"> A décrire</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1</w:t>
      </w:r>
      <w:r>
        <w:rPr>
          <w:i/>
          <w:lang w:val="fr-BE"/>
        </w:rPr>
        <w:t xml:space="preserve">, </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2</w:t>
      </w:r>
      <w:r>
        <w:rPr>
          <w:i/>
          <w:lang w:val="fr-BE"/>
        </w:rPr>
        <w:t xml:space="preserve">, </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3</w:t>
      </w:r>
      <w:r>
        <w:rPr>
          <w:i/>
          <w:lang w:val="fr-BE"/>
        </w:rPr>
        <w:t>,</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r>
    </w:p>
    <w:p>
      <w:pPr>
        <w:pStyle w:val="Normal"/>
        <w:pBdr>
          <w:top w:val="single" w:sz="4" w:space="1" w:color="000000"/>
          <w:left w:val="single" w:sz="4" w:space="4" w:color="000000"/>
          <w:bottom w:val="single" w:sz="4" w:space="1" w:color="000000"/>
          <w:right w:val="single" w:sz="4" w:space="4" w:color="000000"/>
        </w:pBdr>
        <w:rPr>
          <w:bCs/>
          <w:i/>
          <w:lang w:val="fr-BE"/>
        </w:rPr>
      </w:pPr>
      <w:r>
        <w:rPr>
          <w:bCs/>
          <w:i/>
          <w:lang w:val="fr-BE"/>
        </w:rPr>
        <w:t>Tranche 2, conditionnelle: A décrire</w:t>
      </w:r>
    </w:p>
    <w:p>
      <w:pPr>
        <w:pStyle w:val="Normal"/>
        <w:pBdr>
          <w:top w:val="single" w:sz="4" w:space="1" w:color="000000"/>
          <w:left w:val="single" w:sz="4" w:space="4" w:color="000000"/>
          <w:bottom w:val="single" w:sz="4" w:space="1" w:color="000000"/>
          <w:right w:val="single" w:sz="4" w:space="4" w:color="000000"/>
        </w:pBdr>
        <w:rPr>
          <w:bCs/>
          <w:i/>
          <w:lang w:val="fr-BE"/>
        </w:rPr>
      </w:pPr>
      <w:r>
        <w:rPr>
          <w:bCs/>
          <w:i/>
          <w:lang w:val="fr-BE"/>
        </w:rPr>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1</w:t>
      </w:r>
      <w:r>
        <w:rPr>
          <w:i/>
          <w:lang w:val="fr-BE"/>
        </w:rPr>
        <w:t xml:space="preserve">, cette tranche concerne </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Cette tranche ne concerne pas le </w:t>
      </w:r>
      <w:r>
        <w:rPr>
          <w:bCs/>
          <w:i/>
          <w:lang w:val="fr-BE"/>
        </w:rPr>
        <w:t>lot 2</w:t>
      </w:r>
      <w:r>
        <w:rPr>
          <w:i/>
          <w:lang w:val="fr-BE"/>
        </w:rPr>
        <w:t>.</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3</w:t>
      </w:r>
      <w:r>
        <w:rPr>
          <w:i/>
          <w:lang w:val="fr-BE"/>
        </w:rPr>
        <w:t xml:space="preserve">, cette tranche concerne </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r>
    </w:p>
    <w:p>
      <w:pPr>
        <w:pStyle w:val="Normal"/>
        <w:pBdr>
          <w:top w:val="single" w:sz="4" w:space="1" w:color="000000"/>
          <w:left w:val="single" w:sz="4" w:space="4" w:color="000000"/>
          <w:bottom w:val="single" w:sz="4" w:space="1" w:color="000000"/>
          <w:right w:val="single" w:sz="4" w:space="4" w:color="000000"/>
        </w:pBdr>
        <w:rPr>
          <w:bCs/>
          <w:i/>
          <w:lang w:val="fr-BE"/>
        </w:rPr>
      </w:pPr>
      <w:r>
        <w:rPr>
          <w:bCs/>
          <w:i/>
          <w:lang w:val="fr-BE"/>
        </w:rPr>
        <w:t>Tranche 3, conditionnelle:</w:t>
      </w:r>
    </w:p>
    <w:p>
      <w:pPr>
        <w:pStyle w:val="Normal"/>
        <w:pBdr>
          <w:top w:val="single" w:sz="4" w:space="1" w:color="000000"/>
          <w:left w:val="single" w:sz="4" w:space="4" w:color="000000"/>
          <w:bottom w:val="single" w:sz="4" w:space="1" w:color="000000"/>
          <w:right w:val="single" w:sz="4" w:space="4" w:color="000000"/>
        </w:pBdr>
        <w:rPr>
          <w:bCs/>
          <w:i/>
          <w:lang w:val="fr-BE"/>
        </w:rPr>
      </w:pPr>
      <w:r>
        <w:rPr>
          <w:bCs/>
          <w:i/>
          <w:lang w:val="fr-BE"/>
        </w:rPr>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1</w:t>
      </w:r>
      <w:r>
        <w:rPr>
          <w:i/>
          <w:lang w:val="fr-BE"/>
        </w:rPr>
        <w:t xml:space="preserve">, cette tranche concerne </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Pour le </w:t>
      </w:r>
      <w:r>
        <w:rPr>
          <w:bCs/>
          <w:i/>
          <w:lang w:val="fr-BE"/>
        </w:rPr>
        <w:t>lot 2</w:t>
      </w:r>
      <w:r>
        <w:rPr>
          <w:i/>
          <w:lang w:val="fr-BE"/>
        </w:rPr>
        <w:t xml:space="preserve">, cette tranche concerne </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t xml:space="preserve">- Cette tranche ne concerne pas le </w:t>
      </w:r>
      <w:r>
        <w:rPr>
          <w:bCs/>
          <w:i/>
          <w:lang w:val="fr-BE"/>
        </w:rPr>
        <w:t>lot 3</w:t>
      </w:r>
      <w:r>
        <w:rPr>
          <w:i/>
          <w:lang w:val="fr-BE"/>
        </w:rPr>
        <w:t>.</w:t>
      </w:r>
    </w:p>
    <w:p>
      <w:pPr>
        <w:pStyle w:val="Normal"/>
        <w:pBdr>
          <w:top w:val="single" w:sz="4" w:space="1" w:color="000000"/>
          <w:left w:val="single" w:sz="4" w:space="4" w:color="000000"/>
          <w:bottom w:val="single" w:sz="4" w:space="1" w:color="000000"/>
          <w:right w:val="single" w:sz="4" w:space="4" w:color="000000"/>
        </w:pBdr>
        <w:rPr>
          <w:i/>
          <w:lang w:val="fr-BE"/>
        </w:rPr>
      </w:pPr>
      <w:r>
        <w:rPr>
          <w:i/>
          <w:lang w:val="fr-BE"/>
        </w:rPr>
      </w:r>
    </w:p>
    <w:p>
      <w:pPr>
        <w:pStyle w:val="Normal"/>
        <w:pBdr>
          <w:top w:val="single" w:sz="4" w:space="1" w:color="000000"/>
          <w:left w:val="single" w:sz="4" w:space="4" w:color="000000"/>
          <w:bottom w:val="single" w:sz="4" w:space="1" w:color="000000"/>
          <w:right w:val="single" w:sz="4" w:space="4" w:color="000000"/>
        </w:pBdr>
        <w:rPr/>
      </w:pPr>
      <w:r>
        <w:rPr>
          <w:lang w:val="fr-BE"/>
        </w:rPr>
        <w:t>Le pouvoir adjudicateur se réserve le droit de ne pas commander une ou plusieurs tranches conditionnelles et l’adjudicataire ne pourra prétendre, dans ce cas, à aucune indemnité.</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lang w:val="fr-BE"/>
        </w:rPr>
      </w:pPr>
      <w:r>
        <w:rPr>
          <w:lang w:val="fr-BE"/>
        </w:rPr>
        <w:t>Le cas échéant, les tranches conditionnelles sont commandées par le pouvoir adjudicateur par courrier notifié à l’adjudicataire moyennant un délai de préavis de … mois avant l’expiration du délai d’exécution de la (dernière) tranche ferme.</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lang w:val="fr-BE"/>
        </w:rPr>
      </w:pPr>
      <w:r>
        <w:rPr>
          <w:lang w:val="fr-BE"/>
        </w:rPr>
        <w:t>Les délais prévus à l’article 76, §2 du RGE sont rendus applicables à chacune des tranches conditionnelles commandées.</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pPr>
      <w:r>
        <w:rPr>
          <w:lang w:val="fr-BE"/>
        </w:rPr>
        <w:t>Le pouvoir adjudicateur se réserve le droit de relancer un marché pour toutes les tranches conditionnelles qu’il jugera utiles sans que l’adjudicataire ne puisse prétendre à aucune indemnité.</w:t>
      </w:r>
    </w:p>
    <w:p>
      <w:pPr>
        <w:pStyle w:val="Normal"/>
        <w:rPr>
          <w:lang w:val="fr-BE"/>
        </w:rPr>
      </w:pPr>
      <w:r>
        <w:rPr>
          <w:lang w:val="fr-BE"/>
        </w:rPr>
      </w:r>
    </w:p>
    <w:p>
      <w:pPr>
        <w:pStyle w:val="CSCTitre2"/>
        <w:outlineLvl w:val="1"/>
        <w:rPr/>
      </w:pPr>
      <w:r>
        <w:rPr>
          <w:rFonts w:cs="Arial" w:ascii="Arial" w:hAnsi="Arial"/>
          <w:i/>
          <w:iCs/>
          <w:szCs w:val="24"/>
          <w:lang w:val="fr-BE"/>
        </w:rPr>
        <w:t> </w:t>
      </w:r>
      <w:bookmarkStart w:id="22" w:name="__RefHeading___Toc517076167"/>
      <w:r>
        <w:rPr>
          <w:rFonts w:cs="Arial" w:ascii="Arial" w:hAnsi="Arial"/>
        </w:rPr>
        <w:t>11. Renseignements utiles</w:t>
      </w:r>
      <w:bookmarkEnd w:id="22"/>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Tout renseignement au sujet du présent marché peut être obtenu auprès de: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M. / Mme …………..</w:t>
      </w:r>
    </w:p>
    <w:p>
      <w:pPr>
        <w:pStyle w:val="Normal"/>
        <w:pBdr>
          <w:top w:val="single" w:sz="4" w:space="1" w:color="000000"/>
          <w:left w:val="single" w:sz="4" w:space="4" w:color="000000"/>
          <w:bottom w:val="single" w:sz="4" w:space="1" w:color="000000"/>
          <w:right w:val="single" w:sz="4" w:space="4" w:color="000000"/>
        </w:pBdr>
        <w:rPr/>
      </w:pPr>
      <w:r>
        <w:rPr/>
        <w:t>Tél: ………….</w:t>
      </w:r>
    </w:p>
    <w:p>
      <w:pPr>
        <w:pStyle w:val="Normal"/>
        <w:pBdr>
          <w:top w:val="single" w:sz="4" w:space="1" w:color="000000"/>
          <w:left w:val="single" w:sz="4" w:space="4" w:color="000000"/>
          <w:bottom w:val="single" w:sz="4" w:space="1" w:color="000000"/>
          <w:right w:val="single" w:sz="4" w:space="4" w:color="000000"/>
        </w:pBdr>
        <w:rPr/>
      </w:pPr>
      <w:r>
        <w:rPr/>
        <w:t>Fax: …………..</w:t>
      </w:r>
    </w:p>
    <w:p>
      <w:pPr>
        <w:pStyle w:val="Normal"/>
        <w:pBdr>
          <w:top w:val="single" w:sz="4" w:space="1" w:color="000000"/>
          <w:left w:val="single" w:sz="4" w:space="4" w:color="000000"/>
          <w:bottom w:val="single" w:sz="4" w:space="1" w:color="000000"/>
          <w:right w:val="single" w:sz="4" w:space="4" w:color="000000"/>
        </w:pBdr>
        <w:rPr/>
      </w:pPr>
      <w:r>
        <w:rPr/>
        <w:t>Courriel: ………@....…..</w:t>
      </w:r>
    </w:p>
    <w:p>
      <w:pPr>
        <w:pStyle w:val="Normal"/>
        <w:rPr/>
      </w:pPr>
      <w:r>
        <w:rPr/>
      </w:r>
    </w:p>
    <w:p>
      <w:pPr>
        <w:pStyle w:val="Normal"/>
        <w:rPr/>
      </w:pPr>
      <w:r>
        <w:rPr/>
      </w:r>
    </w:p>
    <w:p>
      <w:pPr>
        <w:pStyle w:val="Normal"/>
        <w:rPr/>
      </w:pPr>
      <w:r>
        <w:rPr/>
      </w:r>
    </w:p>
    <w:p>
      <w:pPr>
        <w:pStyle w:val="Normal"/>
        <w:rPr/>
      </w:pPr>
      <w:r>
        <w:rPr/>
      </w:r>
      <w:r>
        <w:br w:type="page"/>
      </w:r>
    </w:p>
    <w:p>
      <w:pPr>
        <w:pStyle w:val="Normal"/>
        <w:rPr>
          <w:del w:id="39" w:author="MICHAUX Gauthier" w:date="2024-02-28T12:20:00Z"/>
        </w:rPr>
      </w:pPr>
      <w:del w:id="38" w:author="MICHAUX Gauthier" w:date="2024-02-28T12:20:00Z">
        <w:r>
          <w:rPr/>
        </w:r>
      </w:del>
    </w:p>
    <w:p>
      <w:pPr>
        <w:pStyle w:val="Normal"/>
        <w:rPr>
          <w:del w:id="41" w:author="MICHAUX Gauthier" w:date="2024-02-28T12:20:00Z"/>
        </w:rPr>
      </w:pPr>
      <w:del w:id="40" w:author="MICHAUX Gauthier" w:date="2024-02-28T12:20:00Z">
        <w:r>
          <w:rPr/>
        </w:r>
      </w:del>
    </w:p>
    <w:p>
      <w:pPr>
        <w:pStyle w:val="Normal"/>
        <w:rPr>
          <w:del w:id="43" w:author="MICHAUX Gauthier" w:date="2024-02-28T12:20:00Z"/>
        </w:rPr>
      </w:pPr>
      <w:del w:id="42" w:author="MICHAUX Gauthier" w:date="2024-02-28T12:20:00Z">
        <w:r>
          <w:rPr/>
        </w:r>
      </w:del>
    </w:p>
    <w:p>
      <w:pPr>
        <w:pStyle w:val="Normal"/>
        <w:rPr>
          <w:del w:id="45" w:author="MICHAUX Gauthier" w:date="2024-02-28T12:20:00Z"/>
        </w:rPr>
      </w:pPr>
      <w:del w:id="44" w:author="MICHAUX Gauthier" w:date="2024-02-28T12:20:00Z">
        <w:r>
          <w:rPr/>
        </w:r>
      </w:del>
    </w:p>
    <w:p>
      <w:pPr>
        <w:pStyle w:val="Normal"/>
        <w:rPr>
          <w:del w:id="47" w:author="MICHAUX Gauthier" w:date="2024-02-28T12:20:00Z"/>
        </w:rPr>
      </w:pPr>
      <w:del w:id="46" w:author="MICHAUX Gauthier" w:date="2024-02-28T12:20:00Z">
        <w:r>
          <w:rPr/>
        </w:r>
      </w:del>
    </w:p>
    <w:p>
      <w:pPr>
        <w:pStyle w:val="CSCTitre1"/>
        <w:rPr/>
      </w:pPr>
      <w:bookmarkStart w:id="23" w:name="__RefHeading___Toc517076168"/>
      <w:r>
        <w:rPr/>
        <w:t>Partie 2: Passation du marché</w:t>
      </w:r>
      <w:bookmarkEnd w:id="23"/>
      <w:r>
        <w:rPr/>
        <w:t xml:space="preserve"> </w:t>
      </w:r>
    </w:p>
    <w:p>
      <w:pPr>
        <w:pStyle w:val="CSCTitre2"/>
        <w:outlineLvl w:val="1"/>
        <w:rPr>
          <w:rFonts w:ascii="Arial" w:hAnsi="Arial" w:cs="Arial"/>
        </w:rPr>
      </w:pPr>
      <w:bookmarkStart w:id="24" w:name="__RefHeading___Toc517076169"/>
      <w:r>
        <w:rPr>
          <w:rFonts w:cs="Arial" w:ascii="Arial" w:hAnsi="Arial"/>
        </w:rPr>
        <w:t>1. Sélection des soumissionnaires</w:t>
      </w:r>
      <w:bookmarkEnd w:id="24"/>
      <w:r>
        <w:rPr>
          <w:rFonts w:cs="Arial" w:ascii="Arial" w:hAnsi="Arial"/>
        </w:rPr>
        <w:t xml:space="preserve"> </w:t>
      </w:r>
    </w:p>
    <w:p>
      <w:pPr>
        <w:pStyle w:val="Normal"/>
        <w:rPr>
          <w:rFonts w:ascii="Arial" w:hAnsi="Arial" w:cs="Arial"/>
        </w:rPr>
      </w:pPr>
      <w:r>
        <w:rPr>
          <w:rFonts w:cs="Arial"/>
        </w:rPr>
      </w:r>
    </w:p>
    <w:p>
      <w:pPr>
        <w:pStyle w:val="CSCTitre3"/>
        <w:outlineLvl w:val="2"/>
        <w:rPr>
          <w:rFonts w:cs="Arial"/>
        </w:rPr>
      </w:pPr>
      <w:bookmarkStart w:id="25" w:name="__RefHeading___Toc517076170"/>
      <w:bookmarkEnd w:id="25"/>
      <w:r>
        <w:rPr>
          <w:rFonts w:cs="Arial"/>
        </w:rPr>
        <w:t>1.1. Motifs d’exclusion</w:t>
      </w:r>
    </w:p>
    <w:p>
      <w:pPr>
        <w:pStyle w:val="CSCTitre3"/>
        <w:outlineLvl w:val="2"/>
        <w:rPr>
          <w:rFonts w:cs="Arial"/>
        </w:rPr>
      </w:pPr>
      <w:r>
        <w:rPr>
          <w:rFonts w:cs="Arial"/>
        </w:rPr>
      </w:r>
    </w:p>
    <w:p>
      <w:pPr>
        <w:pStyle w:val="Normal"/>
        <w:rPr/>
      </w:pPr>
      <w:r>
        <w:rPr>
          <w:u w:val="single"/>
        </w:rPr>
        <w:t>a) Motifs d’exclusion obligatoire</w:t>
      </w:r>
    </w:p>
    <w:p>
      <w:pPr>
        <w:pStyle w:val="Normal"/>
        <w:rPr>
          <w:u w:val="single"/>
        </w:rPr>
      </w:pPr>
      <w:r>
        <w:rPr>
          <w:u w:val="single"/>
        </w:rPr>
      </w:r>
    </w:p>
    <w:p>
      <w:pPr>
        <w:pStyle w:val="Normal"/>
        <w:rPr/>
      </w:pPr>
      <w:r>
        <w:rPr/>
        <w:t>Ces motifs sont ceux qui sont énumérés aux articles 67 de la loi du 17 juin 2016 et 61 de l’arrêté royal du 18 avril 2017.</w:t>
      </w:r>
    </w:p>
    <w:p>
      <w:pPr>
        <w:pStyle w:val="Normal"/>
        <w:rPr>
          <w:bCs/>
          <w:lang w:val="fr-BE"/>
        </w:rPr>
      </w:pPr>
      <w:r>
        <w:rPr>
          <w:bCs/>
          <w:lang w:val="fr-BE"/>
        </w:rPr>
      </w:r>
    </w:p>
    <w:p>
      <w:pPr>
        <w:pStyle w:val="Normal"/>
        <w:pBdr>
          <w:top w:val="single" w:sz="4" w:space="1" w:color="000000"/>
          <w:left w:val="single" w:sz="4" w:space="4" w:color="000000"/>
          <w:bottom w:val="single" w:sz="4" w:space="1" w:color="000000"/>
          <w:right w:val="single" w:sz="4" w:space="4" w:color="000000"/>
        </w:pBdr>
        <w:rPr>
          <w:lang w:val="fr-BE"/>
        </w:rPr>
      </w:pPr>
      <w:r>
        <w:rPr>
          <w:lang w:val="fr-BE"/>
        </w:rPr>
        <w:t>En cas de marché européen, indiquer:</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pPr>
      <w:r>
        <w:rPr>
          <w:lang w:val="fr-BE"/>
        </w:rPr>
        <w:t>L’exclusion d’un soumissionnaire s’applique également lorsque la personne concernée est un membre de l’organe administratif, de gestion ou de surveillance dudit soumissionnaire ou détient un pouvoir de représentation, de décision ou de contrôle en son sein.</w:t>
      </w:r>
    </w:p>
    <w:p>
      <w:pPr>
        <w:pStyle w:val="Normal"/>
        <w:rPr>
          <w:lang w:val="fr-BE"/>
        </w:rPr>
      </w:pPr>
      <w:r>
        <w:rPr>
          <w:lang w:val="fr-BE"/>
        </w:rPr>
      </w:r>
    </w:p>
    <w:p>
      <w:pPr>
        <w:pStyle w:val="Normal"/>
        <w:rPr/>
      </w:pPr>
      <w:r>
        <w:rPr>
          <w:u w:val="single"/>
        </w:rPr>
        <w:t>b) Motifs d’exclusion facultative</w:t>
      </w:r>
    </w:p>
    <w:p>
      <w:pPr>
        <w:pStyle w:val="Normal"/>
        <w:rPr>
          <w:u w:val="single"/>
        </w:rPr>
      </w:pPr>
      <w:r>
        <w:rPr>
          <w:u w:val="single"/>
        </w:rPr>
      </w:r>
    </w:p>
    <w:p>
      <w:pPr>
        <w:pStyle w:val="Normal"/>
        <w:rPr/>
      </w:pPr>
      <w:r>
        <w:rPr/>
        <w:t xml:space="preserve">Tout soumissionnaire qui se trouve dans une situation visée à l’article 69 de la loi du 17 juin 2016 peut être exclu de la procédure de passation du marché conformément aux conditions posées par cet article. </w:t>
      </w:r>
    </w:p>
    <w:p>
      <w:pPr>
        <w:pStyle w:val="Normal"/>
        <w:rPr/>
      </w:pPr>
      <w:r>
        <w:rPr/>
        <w:t xml:space="preserve"> </w:t>
      </w:r>
    </w:p>
    <w:p>
      <w:pPr>
        <w:pStyle w:val="Normal"/>
        <w:rPr>
          <w:u w:val="single"/>
        </w:rPr>
      </w:pPr>
      <w:r>
        <w:rPr>
          <w:u w:val="single"/>
        </w:rPr>
        <w:t>c) Mesures correctrices (article 70 de la loi)</w:t>
      </w:r>
    </w:p>
    <w:p>
      <w:pPr>
        <w:pStyle w:val="Normal"/>
        <w:rPr>
          <w:u w:val="single"/>
        </w:rPr>
      </w:pPr>
      <w:r>
        <w:rPr>
          <w:u w:val="single"/>
        </w:rPr>
      </w:r>
    </w:p>
    <w:p>
      <w:pPr>
        <w:pStyle w:val="Normal"/>
        <w:rPr>
          <w:ins w:id="49" w:author="MICHAUX Gauthier" w:date="2024-02-28T12:20:00Z"/>
        </w:rPr>
      </w:pPr>
      <w:ins w:id="48" w:author="MICHAUX Gauthier" w:date="2024-02-28T12:20:00Z">
        <w:r>
          <w:rPr/>
          <w:t>L’article 70 de la loi s’applique.  Pour les motifs d’exclusion visés à l’article 67 de la loi, le soumissionnaire signale d’initiative s’il a pris les mesures correctrices visées à l’article 70, §1er au début de la procédure.</w:t>
        </w:r>
      </w:ins>
    </w:p>
    <w:p>
      <w:pPr>
        <w:pStyle w:val="Normal"/>
        <w:rPr>
          <w:del w:id="51" w:author="MICHAUX Gauthier" w:date="2024-02-28T12:20:00Z"/>
        </w:rPr>
      </w:pPr>
      <w:del w:id="50" w:author="MICHAUX Gauthier" w:date="2024-02-28T12:20:00Z">
        <w:r>
          <w:rPr/>
          <w:delText>Tout soumissionnaire qui se trouve dans l’une des situations visées ci-dessus aux points 1.1 a) et 1.1.b) peut fournir des preuves afin d’attester que les mesures qu’il a prises suffisent à démontrer sa fiabilité malgré l’existence d’un motif d’exclusion.</w:delText>
        </w:r>
      </w:del>
    </w:p>
    <w:p>
      <w:pPr>
        <w:pStyle w:val="Normal"/>
        <w:rPr/>
      </w:pPr>
      <w:r>
        <w:rPr/>
      </w:r>
    </w:p>
    <w:p>
      <w:pPr>
        <w:pStyle w:val="CSCTitre3"/>
        <w:outlineLvl w:val="2"/>
        <w:rPr>
          <w:rFonts w:cs="Arial"/>
        </w:rPr>
      </w:pPr>
      <w:bookmarkStart w:id="26" w:name="__RefHeading___Toc517076171"/>
      <w:bookmarkEnd w:id="26"/>
      <w:r>
        <w:rPr>
          <w:rFonts w:cs="Arial"/>
        </w:rPr>
        <w:t>1.2. Dettes sociales et fiscales (article 68 de la loi et articles 62 et 63 de l’ARP)</w:t>
      </w:r>
    </w:p>
    <w:p>
      <w:pPr>
        <w:pStyle w:val="Normal"/>
        <w:rPr>
          <w:rFonts w:cs="Arial"/>
        </w:rPr>
      </w:pPr>
      <w:r>
        <w:rPr>
          <w:rFonts w:cs="Arial"/>
        </w:rPr>
      </w:r>
    </w:p>
    <w:p>
      <w:pPr>
        <w:pStyle w:val="Normal"/>
        <w:rPr/>
      </w:pPr>
      <w:r>
        <w:rPr/>
        <w:t>Est exclu de la participation à la procédure de passation, à quelque stade que ce soit, le soumissionnaire qui ne satisfait pas à ses obligations relatives au paiement d’impôts et taxes ou de cotisations de sécurité sociale.</w:t>
      </w:r>
    </w:p>
    <w:p>
      <w:pPr>
        <w:pStyle w:val="Normal"/>
        <w:rPr/>
      </w:pPr>
      <w:r>
        <w:rPr/>
      </w:r>
    </w:p>
    <w:p>
      <w:pPr>
        <w:pStyle w:val="Normal"/>
        <w:rPr/>
      </w:pPr>
      <w:r>
        <w:rPr/>
        <w:t>Peut néanmoins être admis à participer à la procédure, le soumissionnaire qui n’a pas une dette de cotisations sociales ou une dette fiscale supérieure à 3 000 € ou qui peut faire valoir une des situations exonératoires visées à l’article 68 de la Loi et aux articles 62 et 63 de l’ARP.</w:t>
      </w:r>
    </w:p>
    <w:p>
      <w:pPr>
        <w:pStyle w:val="Normal"/>
        <w:rPr/>
      </w:pPr>
      <w:r>
        <w:rPr/>
      </w:r>
    </w:p>
    <w:p>
      <w:pPr>
        <w:pStyle w:val="CSCTitre3"/>
        <w:outlineLvl w:val="2"/>
        <w:rPr/>
      </w:pPr>
      <w:r>
        <w:rPr>
          <w:rFonts w:cs="Arial"/>
        </w:rPr>
        <w:t xml:space="preserve"> </w:t>
      </w:r>
      <w:bookmarkStart w:id="27" w:name="__RefHeading___Toc517076172"/>
      <w:r>
        <w:rPr>
          <w:rFonts w:cs="Arial"/>
        </w:rPr>
        <w:t>1.3. Critères de sélection</w:t>
      </w:r>
      <w:bookmarkEnd w:id="27"/>
    </w:p>
    <w:p>
      <w:pPr>
        <w:pStyle w:val="Normal"/>
        <w:rPr>
          <w:rFonts w:cs="Arial"/>
        </w:rPr>
      </w:pPr>
      <w:r>
        <w:rPr>
          <w:rFonts w:cs="Arial"/>
        </w:rPr>
      </w:r>
    </w:p>
    <w:p>
      <w:pPr>
        <w:pStyle w:val="Normal"/>
        <w:rPr/>
      </w:pPr>
      <w:r>
        <w:rPr>
          <w:i/>
        </w:rPr>
        <w:t>La catégorie ou sous-catégorie dans laquelle un marché comprenant des travaux classés dans différentes catégories et/ou sous-catégories doit être rangé est celle dans laquelle rentre la partie de l'ouvrage à exécuter dont le montant représente le pourcentage le plus élevé du montant du marché. Dans le cas où l'ouvrage comprend des travaux de natures différentes, dont l'importance relative est plus ou moins égale, celui-ci peut être classé dans plusieurs des catégories ou sous-catégories concernées. En toute hypothèse, l'adjudicataire ne doit être agréé que dans l'une des catégories ou sous-catégories prévues.</w:t>
      </w:r>
    </w:p>
    <w:p>
      <w:pPr>
        <w:pStyle w:val="Normal"/>
        <w:rPr>
          <w:i/>
        </w:rPr>
      </w:pPr>
      <w:r>
        <w:rPr>
          <w:i/>
        </w:rPr>
      </w:r>
    </w:p>
    <w:p>
      <w:pPr>
        <w:pStyle w:val="Normal"/>
        <w:rPr>
          <w:i/>
        </w:rPr>
      </w:pPr>
      <w:r>
        <w:rPr>
          <w:i/>
        </w:rPr>
        <w:t>Lorsque les travaux relèvent d’une seule sous-catégorie d’agréation, il n’est pas permis d’exiger également l’agréation dans la catégorie correspondante.</w:t>
      </w:r>
    </w:p>
    <w:p>
      <w:pPr>
        <w:pStyle w:val="Normal"/>
        <w:rPr>
          <w:i/>
        </w:rPr>
      </w:pPr>
      <w:r>
        <w:rPr>
          <w:i/>
        </w:rPr>
      </w:r>
    </w:p>
    <w:p>
      <w:pPr>
        <w:pStyle w:val="Normal"/>
        <w:rPr/>
      </w:pPr>
      <w:r>
        <w:rPr>
          <w:i/>
        </w:rPr>
        <w:t>Il ne peut être exigé d’agréation lorsque le montant de l’offre à approuver est inférieur à 75 000 EUR HTVA en catégorie et à 50 000 EUR HTVA en sous-catégorie.</w:t>
      </w:r>
    </w:p>
    <w:p>
      <w:pPr>
        <w:pStyle w:val="Normal"/>
        <w:rPr>
          <w:i/>
        </w:rPr>
      </w:pPr>
      <w:r>
        <w:rPr>
          <w:i/>
        </w:rPr>
      </w:r>
    </w:p>
    <w:p>
      <w:pPr>
        <w:pStyle w:val="Normal"/>
        <w:rPr>
          <w:i/>
        </w:rPr>
      </w:pPr>
      <w:r>
        <w:rPr>
          <w:i/>
        </w:rPr>
        <w:t>Lorsque l’estimation du marché est proche de ces seuils, il est conseillé de prévoir à la fois une exigence d’agréation et d’autres critères de sélection.</w:t>
      </w:r>
    </w:p>
    <w:p>
      <w:pPr>
        <w:pStyle w:val="Normal"/>
        <w:rPr>
          <w:i/>
        </w:rPr>
      </w:pPr>
      <w:r>
        <w:rPr>
          <w:i/>
        </w:rPr>
      </w:r>
    </w:p>
    <w:p>
      <w:pPr>
        <w:pStyle w:val="Normal"/>
        <w:rPr/>
      </w:pPr>
      <w:r>
        <w:rPr/>
        <w:t>Pour satisfaire à la sélection qualitative, les soumissionnaires doivent justifier d’une agréation d’entrepreneur (loi du 20 mars 1991) comme précisé ci-dessous:</w:t>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Les travaux sont rangés dans la (les) catégories(s) … ou la (les) sous-catégorie(s) … et le pouvoir adjudicateur estime qu’ils rentrent dans la classe …</w:t>
      </w:r>
    </w:p>
    <w:p>
      <w:pPr>
        <w:pStyle w:val="Normal"/>
        <w:rPr/>
      </w:pPr>
      <w:r>
        <w:rPr/>
      </w:r>
    </w:p>
    <w:p>
      <w:pPr>
        <w:pStyle w:val="Normal"/>
        <w:rPr/>
      </w:pPr>
      <w:r>
        <w:rPr/>
        <w:t>L’exigence d’une agréation ou la classe d’agréation effectivement requise est déterminée par le montant de l’offre à approuver.</w:t>
      </w:r>
    </w:p>
    <w:p>
      <w:pPr>
        <w:pStyle w:val="Normal"/>
        <w:rPr/>
      </w:pPr>
      <w:r>
        <w:rPr/>
      </w:r>
    </w:p>
    <w:p>
      <w:pPr>
        <w:pStyle w:val="Normal"/>
        <w:rPr/>
      </w:pPr>
      <w:r>
        <w:rPr/>
        <w:t>Le soumissionnaire agréé en vertu de la loi du 20 mars 1991 ne doit pas joindre un certificat d’agréation, la vérification de sa situation est faite par le pouvoir adjudicateur via la banque de données des entrepreneurs agréés sur le site Internet du SPF Economie, P.M.E., Classes moyennes et Energie.</w:t>
      </w:r>
    </w:p>
    <w:p>
      <w:pPr>
        <w:pStyle w:val="Normal"/>
        <w:rPr/>
      </w:pPr>
      <w:r>
        <w:rPr/>
      </w:r>
    </w:p>
    <w:p>
      <w:pPr>
        <w:pStyle w:val="Normal"/>
        <w:rPr/>
      </w:pPr>
      <w:r>
        <w:rPr/>
        <w:t>Le soumissionnaire agréé ou inscrit sur une liste officielle d’un autre Etat membre précise l’adresse web qui permet au pouvoir adjudicateur d’accéder aux informations utiles ou, à défaut, joint copie du certificat approprié ou de la preuve d’inscription ainsi que tout document de nature à établir l’équivalence de cette certification ou inscription avec l’agréation belge.</w:t>
      </w:r>
    </w:p>
    <w:p>
      <w:pPr>
        <w:pStyle w:val="Normal"/>
        <w:rPr/>
      </w:pPr>
      <w:r>
        <w:rPr/>
      </w:r>
    </w:p>
    <w:p>
      <w:pPr>
        <w:pStyle w:val="Normal"/>
        <w:rPr/>
      </w:pPr>
      <w:r>
        <w:rPr/>
        <w:t>Le soumissionnaire qui n’est ni agréé en vertu de la loi du 20 mars 1991 ni dans un autre Etat membre (ou non inscrit sur une liste officielle) doit joindre à son offre les pièces justificatives nécessaires qui démontrent qu’il remplit les conditions d'agréation visées à l'article 4, § 1er de la loi précitée.</w:t>
      </w:r>
    </w:p>
    <w:p>
      <w:pPr>
        <w:pStyle w:val="Normal"/>
        <w:rPr/>
      </w:pPr>
      <w:r>
        <w:rPr/>
      </w:r>
    </w:p>
    <w:p>
      <w:pPr>
        <w:pStyle w:val="Normal"/>
        <w:rPr>
          <w:del w:id="53" w:author="MICHAUX Gauthier" w:date="2024-02-28T12:20:00Z"/>
        </w:rPr>
      </w:pPr>
      <w:del w:id="52" w:author="MICHAUX Gauthier" w:date="2024-02-28T12:20:00Z">
        <w:r>
          <w:rPr/>
        </w:r>
      </w:del>
    </w:p>
    <w:p>
      <w:pPr>
        <w:pStyle w:val="Normal"/>
        <w:rPr>
          <w:del w:id="55" w:author="MICHAUX Gauthier" w:date="2024-02-28T12:20:00Z"/>
        </w:rPr>
      </w:pPr>
      <w:del w:id="54" w:author="MICHAUX Gauthier" w:date="2024-02-28T12:20:00Z">
        <w:r>
          <w:rPr/>
        </w:r>
      </w:del>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En fonction du montant estimé du marché, choisir l’hypothèse adéquate: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bCs/>
          <w:i/>
          <w:u w:val="single"/>
        </w:rPr>
      </w:pPr>
      <w:r>
        <w:rPr>
          <w:i/>
        </w:rPr>
        <w:t>Pour mémoire, jusqu’au 31 décembre 202</w:t>
      </w:r>
      <w:del w:id="56" w:author="MICHAUX Gauthier" w:date="2023-11-22T10:56:00Z">
        <w:r>
          <w:rPr>
            <w:i/>
          </w:rPr>
          <w:delText>3</w:delText>
        </w:r>
      </w:del>
      <w:r>
        <w:rPr>
          <w:i/>
        </w:rPr>
        <w:t xml:space="preserve">7, le seuil de la publicité européenne pour les marchés de travaux est de 5 </w:t>
      </w:r>
      <w:del w:id="57" w:author="MICHAUX Gauthier" w:date="2023-11-22T10:56:00Z">
        <w:r>
          <w:rPr>
            <w:i/>
          </w:rPr>
          <w:delText xml:space="preserve">382 </w:delText>
        </w:r>
      </w:del>
      <w:r>
        <w:rPr>
          <w:i/>
        </w:rPr>
        <w:t>404</w:t>
      </w:r>
      <w:ins w:id="58" w:author="MICHAUX Gauthier" w:date="2023-11-22T10:56:00Z">
        <w:r>
          <w:rPr>
            <w:i/>
          </w:rPr>
          <w:t xml:space="preserve"> </w:t>
        </w:r>
      </w:ins>
      <w:r>
        <w:rPr>
          <w:i/>
        </w:rPr>
        <w:t>000 EUR HTVA. </w:t>
      </w:r>
    </w:p>
    <w:p>
      <w:pPr>
        <w:pStyle w:val="Normal"/>
        <w:pBdr>
          <w:top w:val="single" w:sz="4" w:space="1" w:color="000000"/>
          <w:left w:val="single" w:sz="4" w:space="4" w:color="000000"/>
          <w:bottom w:val="single" w:sz="4" w:space="1" w:color="000000"/>
          <w:right w:val="single" w:sz="4" w:space="4" w:color="000000"/>
        </w:pBdr>
        <w:rPr>
          <w:bCs/>
          <w:i/>
          <w:u w:val="single"/>
        </w:rPr>
      </w:pPr>
      <w:r>
        <w:rPr>
          <w:bCs/>
          <w:i/>
          <w:u w:val="single"/>
        </w:rPr>
      </w:r>
    </w:p>
    <w:p>
      <w:pPr>
        <w:pStyle w:val="Normal"/>
        <w:pBdr>
          <w:top w:val="single" w:sz="4" w:space="1" w:color="000000"/>
          <w:left w:val="single" w:sz="4" w:space="4" w:color="000000"/>
          <w:bottom w:val="single" w:sz="4" w:space="1" w:color="000000"/>
          <w:right w:val="single" w:sz="4" w:space="4" w:color="000000"/>
        </w:pBdr>
        <w:rPr/>
      </w:pPr>
      <w:r>
        <w:rPr>
          <w:u w:val="single"/>
        </w:rPr>
        <w:t>Hypothèse 1</w:t>
      </w:r>
      <w:r>
        <w:rPr/>
        <w:t>: Pour les marchés de montant estimé inférieur au seuil de la publicité européenne, indiquer:</w:t>
      </w:r>
    </w:p>
    <w:p>
      <w:pPr>
        <w:pStyle w:val="CSCTitre3"/>
        <w:pBdr>
          <w:top w:val="single" w:sz="4" w:space="1" w:color="000000"/>
          <w:left w:val="single" w:sz="4" w:space="4" w:color="000000"/>
          <w:bottom w:val="single" w:sz="4" w:space="1" w:color="000000"/>
          <w:right w:val="single" w:sz="4" w:space="4" w:color="000000"/>
        </w:pBdr>
        <w:rPr/>
      </w:pPr>
      <w:bookmarkStart w:id="28" w:name="__RefHeading___Toc517076173"/>
      <w:bookmarkEnd w:id="28"/>
      <w:r>
        <w:rPr/>
        <w:t>1.4. Déclaration implicite sur l’honneur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lang w:val="fr-BE"/>
        </w:rPr>
      </w:pPr>
      <w:r>
        <w:rPr>
          <w:lang w:val="fr-BE"/>
        </w:rPr>
        <w:t xml:space="preserve">Conformément à l’article 39 de l’arrêté royal du 18 avril 2017, le dépôt d’une offre constitue une déclaration implicite sur l’honneur du soumissionnaire qu’il ne se trouve pas dans un des cas d’exclusion visés aux points 1.1. a) et 1.1. b). </w:t>
      </w:r>
    </w:p>
    <w:p>
      <w:pPr>
        <w:pStyle w:val="Normal"/>
        <w:pBdr>
          <w:top w:val="single" w:sz="4" w:space="1" w:color="000000"/>
          <w:left w:val="single" w:sz="4" w:space="4" w:color="000000"/>
          <w:bottom w:val="single" w:sz="4" w:space="1" w:color="000000"/>
          <w:right w:val="single" w:sz="4" w:space="4" w:color="000000"/>
        </w:pBdr>
        <w:rPr>
          <w:lang w:val="fr-BE"/>
        </w:rPr>
      </w:pPr>
      <w:r>
        <w:rPr>
          <w:lang w:val="fr-BE"/>
        </w:rPr>
      </w:r>
    </w:p>
    <w:p>
      <w:pPr>
        <w:pStyle w:val="Normal"/>
        <w:pBdr>
          <w:top w:val="single" w:sz="4" w:space="1" w:color="000000"/>
          <w:left w:val="single" w:sz="4" w:space="4" w:color="000000"/>
          <w:bottom w:val="single" w:sz="4" w:space="1" w:color="000000"/>
          <w:right w:val="single" w:sz="4" w:space="4" w:color="000000"/>
        </w:pBdr>
        <w:rPr>
          <w:lang w:val="fr-BE"/>
        </w:rPr>
      </w:pPr>
      <w:r>
        <w:rPr>
          <w:lang w:val="fr-BE"/>
        </w:rPr>
        <w:t>Pour ce qui concerne les motifs d’exclusion, le soumissionnaire ne doit donc joindre aucune déclaration à son offre (hors application de mesures correctrices), c’est le dépôt de cette offre qui, par lui-même, constitue une déclaration (implicite) sur l’honneur.</w:t>
      </w:r>
    </w:p>
    <w:p>
      <w:pPr>
        <w:pStyle w:val="Normal"/>
        <w:rPr>
          <w:i/>
          <w:lang w:val="fr-BE"/>
        </w:rPr>
      </w:pPr>
      <w:r>
        <w:rPr>
          <w:i/>
          <w:lang w:val="fr-BE"/>
        </w:rPr>
      </w:r>
    </w:p>
    <w:p>
      <w:pPr>
        <w:pStyle w:val="Normal"/>
        <w:pBdr>
          <w:top w:val="single" w:sz="4" w:space="1" w:color="000000"/>
          <w:left w:val="single" w:sz="4" w:space="4" w:color="000000"/>
          <w:bottom w:val="single" w:sz="4" w:space="1" w:color="000000"/>
          <w:right w:val="single" w:sz="4" w:space="4" w:color="000000"/>
        </w:pBdr>
        <w:rPr>
          <w:i/>
          <w:u w:val="single"/>
          <w:lang w:val="fr-BE"/>
        </w:rPr>
      </w:pPr>
      <w:r>
        <w:rPr>
          <w:i/>
          <w:u w:val="single"/>
          <w:lang w:val="fr-BE"/>
        </w:rPr>
      </w:r>
    </w:p>
    <w:p>
      <w:pPr>
        <w:pStyle w:val="Normal"/>
        <w:pBdr>
          <w:top w:val="single" w:sz="4" w:space="1" w:color="000000"/>
          <w:left w:val="single" w:sz="4" w:space="4" w:color="000000"/>
          <w:bottom w:val="single" w:sz="4" w:space="1" w:color="000000"/>
          <w:right w:val="single" w:sz="4" w:space="4" w:color="000000"/>
        </w:pBdr>
        <w:rPr/>
      </w:pPr>
      <w:r>
        <w:rPr>
          <w:u w:val="single"/>
        </w:rPr>
        <w:t>Hypothèse 2</w:t>
      </w:r>
      <w:r>
        <w:rPr/>
        <w:t>: Pour les marchés de montant estimé égal ou supérieur au seuil de la publicité européenne, indiquer</w:t>
      </w:r>
      <w:r>
        <w:rPr>
          <w:i/>
        </w:rPr>
        <w:t>:</w:t>
      </w:r>
    </w:p>
    <w:p>
      <w:pPr>
        <w:pStyle w:val="CSCTitre3"/>
        <w:pBdr>
          <w:top w:val="single" w:sz="4" w:space="1" w:color="000000"/>
          <w:left w:val="single" w:sz="4" w:space="4" w:color="000000"/>
          <w:bottom w:val="single" w:sz="4" w:space="1" w:color="000000"/>
          <w:right w:val="single" w:sz="4" w:space="4" w:color="000000"/>
        </w:pBdr>
        <w:rPr/>
      </w:pPr>
      <w:bookmarkStart w:id="29" w:name="__RefHeading___Toc517076174"/>
      <w:r>
        <w:rPr/>
        <w:t>1.4. Document Unique de Marché Européen</w:t>
      </w:r>
      <w:bookmarkEnd w:id="29"/>
      <w:r>
        <w:rPr/>
        <w:t xml:space="preserve">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bCs/>
        </w:rPr>
      </w:pPr>
      <w:r>
        <w:rPr>
          <w:bCs/>
        </w:rPr>
        <w:t xml:space="preserve">Le soumissionnaire doit joindre à son dossier d’offre un DUME (Document unique de marché européen) en format électronique qu’il a rempli conformément aux instructions figurant ci-dessous.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pPr>
      <w:r>
        <w:rPr>
          <w:bCs/>
        </w:rPr>
        <w:t xml:space="preserve">Le Document unique de marché européen constitue une déclaration sur l’honneur de son auteur par laquelle il atteste: </w:t>
      </w:r>
    </w:p>
    <w:p>
      <w:pPr>
        <w:pStyle w:val="Normal"/>
        <w:pBdr>
          <w:top w:val="single" w:sz="4" w:space="1" w:color="000000"/>
          <w:left w:val="single" w:sz="4" w:space="4" w:color="000000"/>
          <w:bottom w:val="single" w:sz="4" w:space="1" w:color="000000"/>
          <w:right w:val="single" w:sz="4" w:space="4" w:color="000000"/>
        </w:pBdr>
        <w:rPr>
          <w:bCs/>
        </w:rPr>
      </w:pPr>
      <w:r>
        <w:rPr>
          <w:bCs/>
        </w:rPr>
        <w:t xml:space="preserve">• </w:t>
      </w:r>
      <w:r>
        <w:rPr>
          <w:bCs/>
        </w:rPr>
        <w:t xml:space="preserve">qu’il ne se trouve pas dans un des cas d’exclusion obligatoires, facultatifs ou relatifs aux dettes sociales et fiscales; </w:t>
      </w:r>
    </w:p>
    <w:p>
      <w:pPr>
        <w:pStyle w:val="Normal"/>
        <w:pBdr>
          <w:top w:val="single" w:sz="4" w:space="1" w:color="000000"/>
          <w:left w:val="single" w:sz="4" w:space="4" w:color="000000"/>
          <w:bottom w:val="single" w:sz="4" w:space="1" w:color="000000"/>
          <w:right w:val="single" w:sz="4" w:space="4" w:color="000000"/>
        </w:pBdr>
        <w:rPr>
          <w:bCs/>
        </w:rPr>
      </w:pPr>
      <w:r>
        <w:rPr>
          <w:bCs/>
        </w:rPr>
        <w:t xml:space="preserve">• </w:t>
      </w:r>
      <w:r>
        <w:rPr>
          <w:bCs/>
        </w:rPr>
        <w:t xml:space="preserve">qu’il répond aux critères de sélection qualitative définis pour le présent marché.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pPr>
      <w:r>
        <w:rPr>
          <w:bCs/>
        </w:rPr>
        <w:t xml:space="preserve">NB : l’absence de production d’un DUME constitue une irrégularité substantielle au sens de l’article 76 de l’arrêté royal du 18 avril 2017 ; cette irrégularité entraîne la nullité et donc l’écartement de l’offre déposée. Il est dès lors vivement conseillé au soumissionnaire de suivre les lignes directrices ci-après.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bCs/>
          <w:u w:val="single"/>
        </w:rPr>
      </w:pPr>
      <w:r>
        <w:rPr>
          <w:bCs/>
          <w:u w:val="single"/>
        </w:rPr>
        <w:t xml:space="preserve">Où l’opérateur économique peut-il trouver le formulaire DUME paramétré?  </w:t>
      </w:r>
    </w:p>
    <w:p>
      <w:pPr>
        <w:pStyle w:val="Normal"/>
        <w:pBdr>
          <w:top w:val="single" w:sz="4" w:space="1" w:color="000000"/>
          <w:left w:val="single" w:sz="4" w:space="4" w:color="000000"/>
          <w:bottom w:val="single" w:sz="4" w:space="1" w:color="000000"/>
          <w:right w:val="single" w:sz="4" w:space="4" w:color="000000"/>
        </w:pBdr>
        <w:rPr>
          <w:bCs/>
          <w:u w:val="single"/>
        </w:rPr>
      </w:pPr>
      <w:r>
        <w:rPr>
          <w:bCs/>
          <w:u w:val="single"/>
        </w:rPr>
      </w:r>
    </w:p>
    <w:p>
      <w:pPr>
        <w:pStyle w:val="Normal"/>
        <w:pBdr>
          <w:top w:val="single" w:sz="4" w:space="1" w:color="000000"/>
          <w:left w:val="single" w:sz="4" w:space="4" w:color="000000"/>
          <w:bottom w:val="single" w:sz="4" w:space="1" w:color="000000"/>
          <w:right w:val="single" w:sz="4" w:space="4" w:color="000000"/>
        </w:pBdr>
        <w:rPr/>
      </w:pPr>
      <w:r>
        <w:rPr>
          <w:bCs/>
        </w:rPr>
        <w:t xml:space="preserve">Le pouvoir adjudicateur a mis à disposition des opérateurs économiques, un formulaire DUME paramétré en fonction des spécificités du marché. C’est ce formulaire qu’il convient de remplir.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bCs/>
        </w:rPr>
      </w:pPr>
      <w:r>
        <w:rPr>
          <w:bCs/>
        </w:rPr>
        <w:t xml:space="preserve">A cette fin: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del w:id="62" w:author="MICHAUX Gauthier" w:date="2024-02-28T12:21:00Z"/>
        </w:rPr>
      </w:pPr>
      <w:del w:id="59" w:author="MICHAUX Gauthier" w:date="2024-02-28T12:21:00Z">
        <w:r>
          <w:rPr>
            <w:bCs/>
          </w:rPr>
          <w:delText xml:space="preserve">1)L’opérateur économique se rend sur E-notification via: </w:delText>
        </w:r>
      </w:del>
      <w:hyperlink r:id="rId6">
        <w:del w:id="60" w:author="MICHAUX Gauthier" w:date="2024-02-28T12:21:00Z">
          <w:r>
            <w:rPr>
              <w:rStyle w:val="Hyperlink"/>
              <w:bCs/>
            </w:rPr>
            <w:delText>https://enot.publicprocurement.be/</w:delText>
          </w:r>
        </w:del>
      </w:hyperlink>
      <w:del w:id="61" w:author="MICHAUX Gauthier" w:date="2024-02-28T12:21:00Z">
        <w:r>
          <w:rPr>
            <w:bCs/>
          </w:rPr>
          <w:delText> </w:delText>
        </w:r>
      </w:del>
    </w:p>
    <w:p>
      <w:pPr>
        <w:pStyle w:val="Normal"/>
        <w:pBdr>
          <w:top w:val="single" w:sz="4" w:space="1" w:color="000000"/>
          <w:left w:val="single" w:sz="4" w:space="4" w:color="000000"/>
          <w:bottom w:val="single" w:sz="4" w:space="1" w:color="000000"/>
          <w:right w:val="single" w:sz="4" w:space="4" w:color="000000"/>
        </w:pBdr>
        <w:rPr/>
      </w:pPr>
      <w:del w:id="63" w:author="MICHAUX Gauthier" w:date="2024-02-28T12:21:00Z">
        <w:r>
          <w:rPr>
            <w:bCs/>
          </w:rPr>
          <w:delText>2</w:delText>
        </w:r>
      </w:del>
      <w:ins w:id="64" w:author="MICHAUX Gauthier" w:date="2024-02-28T12:21:00Z">
        <w:r>
          <w:rPr>
            <w:bCs/>
          </w:rPr>
          <w:t>1</w:t>
        </w:r>
      </w:ins>
      <w:r>
        <w:rPr>
          <w:bCs/>
        </w:rPr>
        <w:t xml:space="preserve">) </w:t>
      </w:r>
      <w:del w:id="65" w:author="MICHAUX Gauthier" w:date="2024-02-28T12:21:00Z">
        <w:r>
          <w:rPr>
            <w:bCs/>
          </w:rPr>
          <w:delText xml:space="preserve"> </w:delText>
        </w:r>
      </w:del>
      <w:ins w:id="66" w:author="MICHAUX Gauthier" w:date="2024-02-28T12:21:00Z">
        <w:r>
          <w:rPr>
            <w:bCs/>
          </w:rPr>
          <w:t xml:space="preserve">L’opérateur économique </w:t>
        </w:r>
      </w:ins>
      <w:del w:id="67" w:author="MICHAUX Gauthier" w:date="2024-02-28T12:21:00Z">
        <w:r>
          <w:rPr>
            <w:bCs/>
          </w:rPr>
          <w:delText xml:space="preserve">Il </w:delText>
        </w:r>
      </w:del>
      <w:r>
        <w:rPr>
          <w:bCs/>
        </w:rPr>
        <w:t>va sous la section "documents</w:t>
      </w:r>
      <w:del w:id="68" w:author="MICHAUX Gauthier" w:date="2024-02-28T12:21:00Z">
        <w:r>
          <w:rPr>
            <w:bCs/>
          </w:rPr>
          <w:delText xml:space="preserve"> accompagnants</w:delText>
        </w:r>
      </w:del>
      <w:r>
        <w:rPr>
          <w:bCs/>
        </w:rPr>
        <w:t>" du dossier de publication car le formulaire DUME paramétré s’y trouve au format XML</w:t>
      </w:r>
    </w:p>
    <w:p>
      <w:pPr>
        <w:pStyle w:val="Normal"/>
        <w:pBdr>
          <w:top w:val="single" w:sz="4" w:space="1" w:color="000000"/>
          <w:left w:val="single" w:sz="4" w:space="4" w:color="000000"/>
          <w:bottom w:val="single" w:sz="4" w:space="1" w:color="000000"/>
          <w:right w:val="single" w:sz="4" w:space="4" w:color="000000"/>
        </w:pBdr>
        <w:rPr>
          <w:bCs/>
        </w:rPr>
      </w:pPr>
      <w:ins w:id="69" w:author="MICHAUX Gauthier" w:date="2024-02-28T12:21:00Z">
        <w:r>
          <w:rPr>
            <w:bCs/>
          </w:rPr>
          <w:t>2</w:t>
        </w:r>
      </w:ins>
      <w:del w:id="70" w:author="MICHAUX Gauthier" w:date="2024-02-28T12:21:00Z">
        <w:r>
          <w:rPr>
            <w:bCs/>
          </w:rPr>
          <w:delText>3</w:delText>
        </w:r>
      </w:del>
      <w:r>
        <w:rPr>
          <w:bCs/>
        </w:rPr>
        <w:t>)  Il le télécharge et l’enregistre sur son PC</w:t>
      </w:r>
      <w:ins w:id="71" w:author="MICHAUX Gauthier" w:date="2024-02-28T12:21:00Z">
        <w:r>
          <w:rPr>
            <w:bCs/>
          </w:rPr>
          <w:t>.</w:t>
        </w:r>
      </w:ins>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pPr>
      <w:r>
        <w:rPr>
          <w:bCs/>
          <w:u w:val="single"/>
        </w:rPr>
        <w:t xml:space="preserve">Comment l’opérateur économique peut-il remplir le formulaire DUME ? </w:t>
      </w:r>
    </w:p>
    <w:p>
      <w:pPr>
        <w:pStyle w:val="Normal"/>
        <w:pBdr>
          <w:top w:val="single" w:sz="4" w:space="1" w:color="000000"/>
          <w:left w:val="single" w:sz="4" w:space="4" w:color="000000"/>
          <w:bottom w:val="single" w:sz="4" w:space="1" w:color="000000"/>
          <w:right w:val="single" w:sz="4" w:space="4" w:color="000000"/>
        </w:pBdr>
        <w:rPr>
          <w:bCs/>
        </w:rPr>
      </w:pPr>
      <w:r>
        <w:rPr>
          <w:bCs/>
        </w:rPr>
        <w:t xml:space="preserve"> </w:t>
      </w:r>
    </w:p>
    <w:p>
      <w:pPr>
        <w:pStyle w:val="Normal"/>
        <w:pBdr>
          <w:top w:val="single" w:sz="4" w:space="1" w:color="000000"/>
          <w:left w:val="single" w:sz="4" w:space="4" w:color="000000"/>
          <w:bottom w:val="single" w:sz="4" w:space="1" w:color="000000"/>
          <w:right w:val="single" w:sz="4" w:space="4" w:color="000000"/>
        </w:pBdr>
        <w:rPr/>
      </w:pPr>
      <w:r>
        <w:rPr>
          <w:bCs/>
        </w:rPr>
        <w:t xml:space="preserve">1) L’opérateur économique se rend sur la plateforme DUME via: </w:t>
      </w:r>
      <w:hyperlink r:id="rId7">
        <w:r>
          <w:rPr>
            <w:rStyle w:val="Hyperlink"/>
            <w:bCs/>
          </w:rPr>
          <w:t>https://dume.publicprocurement.be/</w:t>
        </w:r>
      </w:hyperlink>
      <w:r>
        <w:rPr>
          <w:bCs/>
        </w:rPr>
        <w:t> </w:t>
      </w:r>
    </w:p>
    <w:p>
      <w:pPr>
        <w:pStyle w:val="Normal"/>
        <w:pBdr>
          <w:top w:val="single" w:sz="4" w:space="1" w:color="000000"/>
          <w:left w:val="single" w:sz="4" w:space="4" w:color="000000"/>
          <w:bottom w:val="single" w:sz="4" w:space="1" w:color="000000"/>
          <w:right w:val="single" w:sz="4" w:space="4" w:color="000000"/>
        </w:pBdr>
        <w:rPr>
          <w:bCs/>
        </w:rPr>
      </w:pPr>
      <w:r>
        <w:rPr>
          <w:bCs/>
        </w:rPr>
        <w:t xml:space="preserve"> </w:t>
      </w:r>
    </w:p>
    <w:p>
      <w:pPr>
        <w:pStyle w:val="Normal"/>
        <w:pBdr>
          <w:top w:val="single" w:sz="4" w:space="1" w:color="000000"/>
          <w:left w:val="single" w:sz="4" w:space="4" w:color="000000"/>
          <w:bottom w:val="single" w:sz="4" w:space="1" w:color="000000"/>
          <w:right w:val="single" w:sz="4" w:space="4" w:color="000000"/>
        </w:pBdr>
        <w:rPr>
          <w:bCs/>
        </w:rPr>
      </w:pPr>
      <w:r>
        <w:rPr>
          <w:bCs/>
        </w:rPr>
        <w:t>2)    Il s’identifie comme "opérateur économique"</w:t>
      </w:r>
    </w:p>
    <w:p>
      <w:pPr>
        <w:pStyle w:val="Normal"/>
        <w:pBdr>
          <w:top w:val="single" w:sz="4" w:space="1" w:color="000000"/>
          <w:left w:val="single" w:sz="4" w:space="4" w:color="000000"/>
          <w:bottom w:val="single" w:sz="4" w:space="1" w:color="000000"/>
          <w:right w:val="single" w:sz="4" w:space="4" w:color="000000"/>
        </w:pBdr>
        <w:rPr>
          <w:bCs/>
        </w:rPr>
      </w:pPr>
      <w:r>
        <w:rPr>
          <w:bCs/>
        </w:rPr>
        <w:t>3)    Il choisit "importer une demande/réponse DUME"</w:t>
      </w:r>
    </w:p>
    <w:p>
      <w:pPr>
        <w:pStyle w:val="Normal"/>
        <w:pBdr>
          <w:top w:val="single" w:sz="4" w:space="1" w:color="000000"/>
          <w:left w:val="single" w:sz="4" w:space="4" w:color="000000"/>
          <w:bottom w:val="single" w:sz="4" w:space="1" w:color="000000"/>
          <w:right w:val="single" w:sz="4" w:space="4" w:color="000000"/>
        </w:pBdr>
        <w:rPr>
          <w:bCs/>
        </w:rPr>
      </w:pPr>
      <w:r>
        <w:rPr>
          <w:bCs/>
        </w:rPr>
        <w:t>4)   Il y télécharge le formulaire DUME paramétré qu’il a préalablement enregistré sur son PC</w:t>
      </w:r>
    </w:p>
    <w:p>
      <w:pPr>
        <w:pStyle w:val="Normal"/>
        <w:pBdr>
          <w:top w:val="single" w:sz="4" w:space="1" w:color="000000"/>
          <w:left w:val="single" w:sz="4" w:space="4" w:color="000000"/>
          <w:bottom w:val="single" w:sz="4" w:space="1" w:color="000000"/>
          <w:right w:val="single" w:sz="4" w:space="4" w:color="000000"/>
        </w:pBdr>
        <w:rPr>
          <w:bCs/>
        </w:rPr>
      </w:pPr>
      <w:r>
        <w:rPr>
          <w:bCs/>
        </w:rPr>
        <w:t>5)    Il clique sur "suivant"</w:t>
      </w:r>
    </w:p>
    <w:p>
      <w:pPr>
        <w:pStyle w:val="Normal"/>
        <w:pBdr>
          <w:top w:val="single" w:sz="4" w:space="1" w:color="000000"/>
          <w:left w:val="single" w:sz="4" w:space="4" w:color="000000"/>
          <w:bottom w:val="single" w:sz="4" w:space="1" w:color="000000"/>
          <w:right w:val="single" w:sz="4" w:space="4" w:color="000000"/>
        </w:pBdr>
        <w:rPr>
          <w:bCs/>
        </w:rPr>
      </w:pPr>
      <w:r>
        <w:rPr>
          <w:bCs/>
        </w:rPr>
        <w:t>6)  Le formulaire DUME paramétré s’affiche. L’opérateur économique remplit ce document en ligne</w:t>
      </w:r>
    </w:p>
    <w:p>
      <w:pPr>
        <w:pStyle w:val="Normal"/>
        <w:pBdr>
          <w:top w:val="single" w:sz="4" w:space="1" w:color="000000"/>
          <w:left w:val="single" w:sz="4" w:space="4" w:color="000000"/>
          <w:bottom w:val="single" w:sz="4" w:space="1" w:color="000000"/>
          <w:right w:val="single" w:sz="4" w:space="4" w:color="000000"/>
        </w:pBdr>
        <w:rPr>
          <w:bCs/>
        </w:rPr>
      </w:pPr>
      <w:r>
        <w:rPr>
          <w:bCs/>
        </w:rPr>
        <w:t xml:space="preserve"> </w:t>
      </w:r>
    </w:p>
    <w:p>
      <w:pPr>
        <w:pStyle w:val="Normal"/>
        <w:pBdr>
          <w:top w:val="single" w:sz="4" w:space="1" w:color="000000"/>
          <w:left w:val="single" w:sz="4" w:space="4" w:color="000000"/>
          <w:bottom w:val="single" w:sz="4" w:space="1" w:color="000000"/>
          <w:right w:val="single" w:sz="4" w:space="4" w:color="000000"/>
        </w:pBdr>
        <w:rPr/>
      </w:pPr>
      <w:r>
        <w:rPr>
          <w:bCs/>
        </w:rPr>
        <w:t xml:space="preserve">La partie III du DUME doit être dûment remplie par le soumissionnaire ou chaque membre d’un groupement d’opérateurs économiques et, le cas échéant, par chaque entité tierce (sous-traitante ou non) à la capacité de laquelle il est recouru pour satisfaire aux critères de sélection.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bCs/>
        </w:rPr>
      </w:pPr>
      <w:r>
        <w:rPr>
          <w:bCs/>
        </w:rPr>
        <w:t xml:space="preserve">Si le soumissionnaire est un groupement d’opérateurs sans personnalité juridique, chaque membre du groupement doit remplir un DUME distinct. </w:t>
      </w:r>
    </w:p>
    <w:p>
      <w:pPr>
        <w:pStyle w:val="Normal"/>
        <w:pBdr>
          <w:top w:val="single" w:sz="4" w:space="1" w:color="000000"/>
          <w:left w:val="single" w:sz="4" w:space="4" w:color="000000"/>
          <w:bottom w:val="single" w:sz="4" w:space="1" w:color="000000"/>
          <w:right w:val="single" w:sz="4" w:space="4" w:color="000000"/>
        </w:pBdr>
        <w:rPr>
          <w:bCs/>
        </w:rPr>
      </w:pPr>
      <w:r>
        <w:rPr>
          <w:bCs/>
        </w:rPr>
      </w:r>
    </w:p>
    <w:p>
      <w:pPr>
        <w:pStyle w:val="Normal"/>
        <w:pBdr>
          <w:top w:val="single" w:sz="4" w:space="1" w:color="000000"/>
          <w:left w:val="single" w:sz="4" w:space="4" w:color="000000"/>
          <w:bottom w:val="single" w:sz="4" w:space="1" w:color="000000"/>
          <w:right w:val="single" w:sz="4" w:space="4" w:color="000000"/>
        </w:pBdr>
        <w:rPr/>
      </w:pPr>
      <w:r>
        <w:rPr>
          <w:bCs/>
        </w:rPr>
        <w:t>Si le soumissionnaire a recours à la capacité de tiers (sous-traitants ou non) conformément à l’article 78 de la loi du 17 juin 2016, il y a lieu de fournir pour chaque entité tierce un DUME distinct dûment complété et signé.  La jonction au dossier d’offre électronique d’une copie en format PDF de ce document, dûment complété et signé, peut dans ce cas suffire.</w:t>
      </w:r>
    </w:p>
    <w:p>
      <w:pPr>
        <w:pStyle w:val="CSCTitre3"/>
        <w:outlineLvl w:val="2"/>
        <w:rPr>
          <w:rFonts w:cs="Arial"/>
          <w:lang w:val="fr-BE"/>
        </w:rPr>
      </w:pPr>
      <w:bookmarkStart w:id="30" w:name="__RefHeading___Toc517076175"/>
      <w:bookmarkEnd w:id="30"/>
      <w:r>
        <w:rPr>
          <w:rFonts w:cs="Arial"/>
          <w:lang w:val="fr-BE"/>
        </w:rPr>
        <w:t>1.5. Vérification de l’absence de motifs d’exclusion</w:t>
      </w:r>
    </w:p>
    <w:p>
      <w:pPr>
        <w:pStyle w:val="Normal"/>
        <w:rPr>
          <w:rFonts w:cs="Arial"/>
          <w:lang w:val="fr-BE"/>
        </w:rPr>
      </w:pPr>
      <w:r>
        <w:rPr>
          <w:rFonts w:cs="Arial"/>
          <w:lang w:val="fr-BE"/>
        </w:rPr>
      </w:r>
    </w:p>
    <w:p>
      <w:pPr>
        <w:pStyle w:val="Normal"/>
        <w:rPr/>
      </w:pPr>
      <w:r>
        <w:rPr>
          <w:lang w:val="fr-BE"/>
        </w:rPr>
        <w:t xml:space="preserve">Avant l’attribution du marché, le pouvoir adjudicateur vérifie l’absence de motif d’exclusion obligatoire ou facultatif dans le chef du soumissionnaire auquel il a l’intention d’attribuer le marché </w:t>
      </w:r>
      <w:r>
        <w:rPr/>
        <w:t xml:space="preserve">en consultant les bases de données nationales accessibles gratuitement (Télémarc…) </w:t>
      </w:r>
      <w:r>
        <w:rPr>
          <w:lang w:val="fr-BE"/>
        </w:rPr>
        <w:t>et,</w:t>
      </w:r>
      <w:r>
        <w:rPr/>
        <w:t xml:space="preserve"> si nécessaire, en demandant à ce soumissionnaire de fournir les documents probants visés à l’article 72 de l’ARP (entre autres, un extrait du casier judiciaire).</w:t>
      </w:r>
    </w:p>
    <w:p>
      <w:pPr>
        <w:pStyle w:val="Normal"/>
        <w:rPr>
          <w:lang w:val="fr-BE"/>
        </w:rPr>
      </w:pPr>
      <w:r>
        <w:rPr>
          <w:lang w:val="fr-BE"/>
        </w:rPr>
      </w:r>
    </w:p>
    <w:p>
      <w:pPr>
        <w:pStyle w:val="Normal"/>
        <w:rPr/>
      </w:pPr>
      <w:r>
        <w:rPr>
          <w:lang w:val="fr-BE"/>
        </w:rPr>
        <w:t xml:space="preserve">L’attention est toutefois attirée sur le fait que, conformément à l’article 73 §3 de la loi du 17 juin 2016, le </w:t>
      </w:r>
      <w:r>
        <w:rPr/>
        <w:t>pouvoir adjudicateur peut, à tout moment de la procédure de passation, si cela est nécessaire à son bon déroulement, demander à tout soumissionnaire de fournir un ou plusieurs documents justificatifs relatifs aux différents motifs d’exclusion.</w:t>
      </w:r>
    </w:p>
    <w:p>
      <w:pPr>
        <w:pStyle w:val="CSCTitre2"/>
        <w:outlineLvl w:val="1"/>
        <w:rPr>
          <w:rFonts w:ascii="Arial" w:hAnsi="Arial" w:cs="Arial"/>
        </w:rPr>
      </w:pPr>
      <w:bookmarkStart w:id="31" w:name="__RefHeading___Toc517076176"/>
      <w:bookmarkEnd w:id="31"/>
      <w:r>
        <w:rPr>
          <w:rFonts w:cs="Arial" w:ascii="Arial" w:hAnsi="Arial"/>
        </w:rPr>
        <w:t>2. Critères d'attribution (article 81 de la loi)</w:t>
      </w:r>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Le marché est attribué au soumissionnaire - non exclu et répondant aux critères de sélection - qui a remis l’offre économiquement la plus avantageuse du point de vue du pouvoir adjudicateur sur base du critère prix / coût / des critères d’attribution précisés ci-dessous.</w:t>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 xml:space="preserve">Sauf si le seul critère d’attribution est le prix ou le coût, préciser ici les critères et sous-critères d’attribution et leur pondération. </w:t>
      </w:r>
    </w:p>
    <w:p>
      <w:pPr>
        <w:pStyle w:val="CSCTitre2"/>
        <w:outlineLvl w:val="1"/>
        <w:rPr>
          <w:rFonts w:ascii="Arial" w:hAnsi="Arial" w:cs="Arial"/>
        </w:rPr>
      </w:pPr>
      <w:bookmarkStart w:id="32" w:name="__RefHeading___Toc517076177"/>
      <w:bookmarkEnd w:id="32"/>
      <w:r>
        <w:rPr>
          <w:rFonts w:cs="Arial" w:ascii="Arial" w:hAnsi="Arial"/>
        </w:rPr>
        <w:t>3. Mode de détermination des prix (articles 2, 3° à 6° et 26 de l’ARP)</w:t>
      </w:r>
    </w:p>
    <w:p>
      <w:pPr>
        <w:pStyle w:val="Normal"/>
        <w:rPr>
          <w:rFonts w:ascii="Arial" w:hAnsi="Arial"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Indiquer le type de marché: le marché est à prix global, à bordereau de prix, à remboursement ou mixte.</w:t>
      </w:r>
    </w:p>
    <w:p>
      <w:pPr>
        <w:pStyle w:val="CSCTitre2"/>
        <w:spacing w:before="480" w:after="0"/>
        <w:contextualSpacing/>
        <w:outlineLvl w:val="1"/>
        <w:rPr>
          <w:rFonts w:ascii="Arial" w:hAnsi="Arial" w:cs="Arial"/>
        </w:rPr>
      </w:pPr>
      <w:bookmarkStart w:id="33" w:name="__RefHeading___Toc517076178"/>
      <w:r>
        <w:rPr>
          <w:rFonts w:cs="Arial" w:ascii="Arial" w:hAnsi="Arial"/>
        </w:rPr>
        <w:t>4. Forme, contenu et dépôt de l'offre</w:t>
      </w:r>
      <w:bookmarkEnd w:id="33"/>
      <w:r>
        <w:rPr>
          <w:rFonts w:cs="Arial" w:ascii="Arial" w:hAnsi="Arial"/>
        </w:rPr>
        <w:t xml:space="preserve"> </w:t>
      </w:r>
    </w:p>
    <w:p>
      <w:pPr>
        <w:pStyle w:val="CSCTitre2"/>
        <w:spacing w:before="480" w:after="0"/>
        <w:contextualSpacing/>
        <w:outlineLvl w:val="1"/>
        <w:rPr>
          <w:rFonts w:ascii="Arial" w:hAnsi="Arial" w:cs="Arial"/>
        </w:rPr>
      </w:pPr>
      <w:r>
        <w:rPr>
          <w:rFonts w:cs="Arial" w:ascii="Arial" w:hAnsi="Arial"/>
        </w:rPr>
      </w:r>
    </w:p>
    <w:p>
      <w:pPr>
        <w:pStyle w:val="CSCTitre3"/>
        <w:pBdr>
          <w:top w:val="single" w:sz="4" w:space="1" w:color="000000"/>
          <w:left w:val="single" w:sz="4" w:space="4" w:color="000000"/>
          <w:bottom w:val="single" w:sz="4" w:space="1" w:color="000000"/>
          <w:right w:val="single" w:sz="4" w:space="4" w:color="000000"/>
        </w:pBdr>
        <w:rPr/>
      </w:pPr>
      <w:bookmarkStart w:id="34" w:name="__RefHeading___Toc517076182"/>
      <w:bookmarkEnd w:id="34"/>
      <w:r>
        <w:rPr/>
        <w:t>4.1. Dépôt de l’offre</w:t>
      </w:r>
    </w:p>
    <w:p>
      <w:pPr>
        <w:pStyle w:val="Normal"/>
        <w:pBdr>
          <w:top w:val="single" w:sz="4" w:space="1" w:color="000000"/>
          <w:left w:val="single" w:sz="4" w:space="4" w:color="000000"/>
          <w:bottom w:val="single" w:sz="4" w:space="1" w:color="000000"/>
          <w:right w:val="single" w:sz="4" w:space="4" w:color="000000"/>
        </w:pBdr>
        <w:rPr>
          <w:b/>
          <w:bCs/>
        </w:rPr>
      </w:pPr>
      <w:r>
        <w:rPr>
          <w:b/>
          <w:bCs/>
        </w:rPr>
      </w:r>
    </w:p>
    <w:p>
      <w:pPr>
        <w:pStyle w:val="Normal"/>
        <w:pBdr>
          <w:top w:val="single" w:sz="4" w:space="1" w:color="000000"/>
          <w:left w:val="single" w:sz="4" w:space="4" w:color="000000"/>
          <w:bottom w:val="single" w:sz="4" w:space="1" w:color="000000"/>
          <w:right w:val="single" w:sz="4" w:space="4" w:color="000000"/>
        </w:pBdr>
        <w:rPr/>
      </w:pPr>
      <w:r>
        <w:rPr/>
        <w:t xml:space="preserve">Les offres doivent être introduites de façon électronique </w:t>
      </w:r>
      <w:ins w:id="72" w:author="MICHAUX Gauthier" w:date="2024-02-28T12:21:00Z">
        <w:r>
          <w:rPr/>
          <w:t>au plus tard aux date et heure fixées dans l’avis de marché ou l’avis rectificatif éventuel</w:t>
        </w:r>
      </w:ins>
      <w:del w:id="73" w:author="MICHAUX Gauthier" w:date="2024-02-28T12:21:00Z">
        <w:r>
          <w:rPr/>
          <w:delText>dans le délai prévu pour le dépôt des offres, soit avant le jour mois année, heures, minutes, 00 secondes</w:delText>
        </w:r>
      </w:del>
      <w:r>
        <w:rPr/>
        <w:t>.</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En introduisant son offre par des moyens électroniques, le soumissionnaire accepte que les données générées par le fonctionnement du système de réception de son offre soient enregistrées.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Les offres sont introduites par des moyens électroniques via la plateforme                   e-Procurement qui garantit le respect des conditions de l’article 14 de la loi du 17 juin 2016.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Si nécessaire, les attestations demandées dans les documents du marché sont scannées en format PDF afin de les joindre à l’offre.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Les données digitales de l’offre doivent être transmises dans un format exploitable, moyennant les applications informatiques standards et habituellement disponibles.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Le site </w:t>
      </w:r>
      <w:hyperlink r:id="rId8">
        <w:r>
          <w:rPr>
            <w:rStyle w:val="Hyperlink"/>
          </w:rPr>
          <w:t>Public Procurement</w:t>
        </w:r>
      </w:hyperlink>
      <w:r>
        <w:rPr/>
        <w:t xml:space="preserve"> (</w:t>
      </w:r>
      <w:hyperlink r:id="rId9">
        <w:r>
          <w:rPr>
            <w:rStyle w:val="Hyperlink"/>
          </w:rPr>
          <w:t>http://www.publicprocurement.be</w:t>
        </w:r>
      </w:hyperlink>
      <w:r>
        <w:rPr/>
        <w:t>) renvoie vers les informations utiles relatives à l’introduction d’une offre électronique ainsi qu’à un guide pratique pour l’introduction de l’offre.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del w:id="75" w:author="MICHAUX Gauthier" w:date="2024-02-28T12:22:00Z"/>
        </w:rPr>
      </w:pPr>
      <w:del w:id="74" w:author="MICHAUX Gauthier" w:date="2024-02-28T12:22:00Z">
        <w:r>
          <w:rPr/>
          <w:delText xml:space="preserve">L’ouverture électronique des offres a lieu le jour mois année, heures, minutes, 00 secondes. </w:delText>
        </w:r>
      </w:del>
    </w:p>
    <w:p>
      <w:pPr>
        <w:pStyle w:val="Normal"/>
        <w:pBdr>
          <w:top w:val="single" w:sz="4" w:space="1" w:color="000000"/>
          <w:left w:val="single" w:sz="4" w:space="4" w:color="000000"/>
          <w:bottom w:val="single" w:sz="4" w:space="1" w:color="000000"/>
          <w:right w:val="single" w:sz="4" w:space="4" w:color="000000"/>
        </w:pBdr>
        <w:rPr>
          <w:del w:id="77" w:author="MICHAUX Gauthier" w:date="2024-02-28T12:22:00Z"/>
        </w:rPr>
      </w:pPr>
      <w:del w:id="76" w:author="MICHAUX Gauthier" w:date="2024-02-28T12:22:00Z">
        <w:r>
          <w:rPr/>
        </w:r>
      </w:del>
    </w:p>
    <w:p>
      <w:pPr>
        <w:pStyle w:val="Normal"/>
        <w:pBdr>
          <w:top w:val="single" w:sz="4" w:space="1" w:color="000000"/>
          <w:left w:val="single" w:sz="4" w:space="4" w:color="000000"/>
          <w:bottom w:val="single" w:sz="4" w:space="1" w:color="000000"/>
          <w:right w:val="single" w:sz="4" w:space="4" w:color="000000"/>
        </w:pBdr>
        <w:rPr>
          <w:del w:id="79" w:author="MICHAUX Gauthier" w:date="2024-02-28T12:22:00Z"/>
        </w:rPr>
      </w:pPr>
      <w:del w:id="78" w:author="MICHAUX Gauthier" w:date="2024-02-28T12:22:00Z">
        <w:r>
          <w:rPr/>
          <w:delText>Cette ouverture est effectuée par le représentant du Pouvoir adjudicateur.</w:delText>
        </w:r>
      </w:del>
    </w:p>
    <w:p>
      <w:pPr>
        <w:pStyle w:val="Normal"/>
        <w:pBdr>
          <w:top w:val="single" w:sz="4" w:space="1" w:color="000000"/>
          <w:left w:val="single" w:sz="4" w:space="4" w:color="000000"/>
          <w:bottom w:val="single" w:sz="4" w:space="1" w:color="000000"/>
          <w:right w:val="single" w:sz="4" w:space="4" w:color="000000"/>
        </w:pBdr>
        <w:rPr>
          <w:del w:id="81" w:author="MICHAUX Gauthier" w:date="2024-02-28T12:22:00Z"/>
        </w:rPr>
      </w:pPr>
      <w:del w:id="80" w:author="MICHAUX Gauthier" w:date="2024-02-28T12:22:00Z">
        <w:r>
          <w:rPr/>
        </w:r>
      </w:del>
    </w:p>
    <w:p>
      <w:pPr>
        <w:pStyle w:val="CSCTitre3"/>
        <w:pBdr>
          <w:top w:val="single" w:sz="4" w:space="1" w:color="000000"/>
          <w:left w:val="single" w:sz="4" w:space="4" w:color="000000"/>
          <w:bottom w:val="single" w:sz="4" w:space="1" w:color="000000"/>
          <w:right w:val="single" w:sz="4" w:space="4" w:color="000000"/>
        </w:pBdr>
        <w:rPr/>
      </w:pPr>
      <w:bookmarkStart w:id="35" w:name="__RefHeading___Toc517076183"/>
      <w:bookmarkEnd w:id="35"/>
      <w:r>
        <w:rPr/>
        <w:t>4.2. Signature de l’offre</w:t>
      </w:r>
    </w:p>
    <w:p>
      <w:pPr>
        <w:pStyle w:val="Normal"/>
        <w:pBdr>
          <w:top w:val="single" w:sz="4" w:space="1" w:color="000000"/>
          <w:left w:val="single" w:sz="4" w:space="4" w:color="000000"/>
          <w:bottom w:val="single" w:sz="4" w:space="1" w:color="000000"/>
          <w:right w:val="single" w:sz="4" w:space="4" w:color="000000"/>
        </w:pBdr>
        <w:rPr>
          <w:b/>
          <w:bCs/>
        </w:rPr>
      </w:pPr>
      <w:r>
        <w:rPr>
          <w:b/>
          <w:bCs/>
        </w:rPr>
      </w:r>
    </w:p>
    <w:p>
      <w:pPr>
        <w:pStyle w:val="Normal"/>
        <w:pBdr>
          <w:top w:val="single" w:sz="4" w:space="1" w:color="000000"/>
          <w:left w:val="single" w:sz="4" w:space="4" w:color="000000"/>
          <w:bottom w:val="single" w:sz="4" w:space="1" w:color="000000"/>
          <w:right w:val="single" w:sz="4" w:space="4" w:color="000000"/>
        </w:pBdr>
        <w:rPr/>
      </w:pPr>
      <w:r>
        <w:rPr/>
        <w:t>Conformément à l’article 42 de l’arrêté royal du 18 avril 2017, dans le cadre d’une procédure ouverte ou d’une procédure négociée directe avec publication préalable, le soumissionnaire ne doit pas signer individuellement l’offre et ses annexes, au moment où ces derniers sont chargés sur la plateforme électronique. Ces documents sont signés de manière globale par l’apposition d’une signature sur le rapport de dépôt y afférent.</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Dans le cadre de la procédure négociée directe avec publication préalable, seuls les rapports de dépôt relatifs à l’offre initiale et à l’offre finale doivent être signés.</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 rapport de dépôt visé à l’article 42 doit être revêtu d’une signature électronique qualifiée.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Les signatures visées à l'article 43 sont émises par la ou les personne(s) compétente(s) ou mandatée(s) à engager le soumissionnaire.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Lorsque le rapport de dépôt est signé par un mandataire, celui-ci mentionne clairement son (ses) mandant(s). Le mandataire joint l’acte électronique authentique ou sous seing privé qui lui accorde ses pouvoirs ou une copie scannée de la procuration.</w:t>
      </w:r>
    </w:p>
    <w:p>
      <w:pPr>
        <w:pStyle w:val="Normal"/>
        <w:pBdr>
          <w:top w:val="single" w:sz="4" w:space="1" w:color="000000"/>
          <w:left w:val="single" w:sz="4" w:space="4" w:color="000000"/>
          <w:bottom w:val="single" w:sz="4" w:space="1" w:color="000000"/>
          <w:right w:val="single" w:sz="4" w:space="4" w:color="000000"/>
        </w:pBdr>
        <w:rPr/>
      </w:pPr>
      <w:r>
        <w:rPr/>
        <w:t>La plateforme e-Procurement détermine si la signature électronique de l’offre introduite est conforme aux exigences réglementaires en la matière.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De plus amples informations se trouvent sur le site web: </w:t>
      </w:r>
      <w:hyperlink r:id="rId10">
        <w:r>
          <w:rPr>
            <w:rStyle w:val="Hyperlink"/>
          </w:rPr>
          <w:t>http://www.publicprocurement.be</w:t>
        </w:r>
      </w:hyperlink>
      <w:r>
        <w:rPr/>
        <w:t xml:space="preserve"> ou via le e-Procurement helpdesk au numéro: +32(0)2 740 80 00.</w:t>
      </w:r>
    </w:p>
    <w:p>
      <w:pPr>
        <w:pStyle w:val="Normal"/>
        <w:pBdr>
          <w:top w:val="single" w:sz="4" w:space="1" w:color="000000"/>
          <w:left w:val="single" w:sz="4" w:space="4" w:color="000000"/>
          <w:bottom w:val="single" w:sz="4" w:space="1" w:color="000000"/>
          <w:right w:val="single" w:sz="4" w:space="4" w:color="000000"/>
        </w:pBdr>
        <w:rPr>
          <w:b/>
          <w:bCs/>
        </w:rPr>
      </w:pPr>
      <w:r>
        <w:rPr>
          <w:b/>
          <w:bCs/>
        </w:rPr>
      </w:r>
    </w:p>
    <w:p>
      <w:pPr>
        <w:pStyle w:val="CSCTitre3"/>
        <w:pBdr>
          <w:top w:val="single" w:sz="4" w:space="1" w:color="000000"/>
          <w:left w:val="single" w:sz="4" w:space="4" w:color="000000"/>
          <w:bottom w:val="single" w:sz="4" w:space="1" w:color="000000"/>
          <w:right w:val="single" w:sz="4" w:space="4" w:color="000000"/>
        </w:pBdr>
        <w:rPr/>
      </w:pPr>
      <w:bookmarkStart w:id="36" w:name="__RefHeading___Toc517076184"/>
      <w:bookmarkEnd w:id="36"/>
      <w:r>
        <w:rPr/>
        <w:t>4.3. Modifications et retrait de l’offre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Les modifications à une offre qui interviennent après la signature du rapport de dépôt, ainsi que son retrait donnent lieu à l’envoi d’un nouveau rapport de dépôt qui doit également être revêtu d’une signature électronique qualifiée.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L'objet et la portée des modifications doivent être indiqués avec précision.</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Le retrait doit être pur et simple.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Lorsque le rapport de dépôt dressé à la suite des modifications ou du retrait, n’est pas revêtu de la signature qualifiée, la modification ou le retrait est d’office entaché de nullité. Cette nullité ne porte que sur les modifications ou le retrait et non sur l’offre elle-même.</w:t>
      </w:r>
      <w:r>
        <w:br w:type="page"/>
      </w:r>
    </w:p>
    <w:p>
      <w:pPr>
        <w:pStyle w:val="CSCTitre3"/>
        <w:outlineLvl w:val="2"/>
        <w:rPr/>
      </w:pPr>
      <w:bookmarkStart w:id="37" w:name="__RefHeading___Toc517076185"/>
      <w:bookmarkEnd w:id="37"/>
      <w:r>
        <w:rPr>
          <w:rFonts w:cs="Arial"/>
        </w:rPr>
        <w:t>4.4. Documents, modèles et échantillons à joindre à l'offre</w:t>
      </w:r>
    </w:p>
    <w:p>
      <w:pPr>
        <w:pStyle w:val="Normal"/>
        <w:rPr>
          <w:rFonts w:cs="Arial"/>
        </w:rPr>
      </w:pPr>
      <w:r>
        <w:rPr>
          <w:rFonts w:cs="Arial"/>
        </w:rPr>
      </w:r>
    </w:p>
    <w:p>
      <w:pPr>
        <w:pStyle w:val="Normal"/>
        <w:rPr/>
      </w:pPr>
      <w:r>
        <w:rPr/>
        <w:t>- Le formulaire d’offre;</w:t>
      </w:r>
    </w:p>
    <w:p>
      <w:pPr>
        <w:pStyle w:val="Normal"/>
        <w:rPr/>
      </w:pPr>
      <w:r>
        <w:rPr/>
        <w:t>- Le métré récapitulatif;</w:t>
      </w:r>
    </w:p>
    <w:p>
      <w:pPr>
        <w:pStyle w:val="Normal"/>
        <w:rPr/>
      </w:pPr>
      <w:r>
        <w:rPr/>
        <w:t>- Les extraits du Moniteur ou des statuts prouvant la qualité du signataire de la soumission;</w:t>
      </w:r>
    </w:p>
    <w:p>
      <w:pPr>
        <w:pStyle w:val="Normal"/>
        <w:rPr/>
      </w:pPr>
      <w:r>
        <w:rPr/>
        <w:t>- En cas de signature par un mandataire, copie de l’acte authentique ou sous seing privé (procuration) qui lui accorde ses pouvoirs;</w:t>
        <w:tab/>
      </w:r>
    </w:p>
    <w:p>
      <w:pPr>
        <w:pStyle w:val="Normal"/>
        <w:rPr/>
      </w:pPr>
      <w:r>
        <w:rPr/>
        <w:t>- La déclaration des entrepreneurs pour une concurrence loyale et contre le dumping social, dûment signée;</w:t>
      </w:r>
    </w:p>
    <w:p>
      <w:pPr>
        <w:pStyle w:val="Normal"/>
        <w:rPr/>
      </w:pPr>
      <w:r>
        <w:rPr/>
        <w:t>- La période de congés annuels et les jours de congés compensatoires.</w:t>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t xml:space="preserve">Indiquer ici les autres documents, modèles, échantillons, maquettes et modèles réduits à joindre à l’offre. </w:t>
      </w:r>
    </w:p>
    <w:p>
      <w:pPr>
        <w:pStyle w:val="Normal"/>
        <w:pBdr>
          <w:top w:val="single" w:sz="4" w:space="1" w:color="000000"/>
          <w:left w:val="single" w:sz="4" w:space="4" w:color="000000"/>
          <w:bottom w:val="single" w:sz="4" w:space="1" w:color="000000"/>
          <w:right w:val="single" w:sz="4" w:space="4" w:color="000000"/>
        </w:pBdr>
        <w:rPr>
          <w:i/>
        </w:rPr>
      </w:pPr>
      <w:r>
        <w:rPr>
          <w:i/>
        </w:rPr>
        <w:t>La liste doit être exhaustive pour que le soumissionnaire ne puisse rien oublier.</w:t>
      </w:r>
    </w:p>
    <w:p>
      <w:pPr>
        <w:pStyle w:val="Normal"/>
        <w:pBdr>
          <w:top w:val="single" w:sz="4" w:space="1" w:color="000000"/>
          <w:left w:val="single" w:sz="4" w:space="4" w:color="000000"/>
          <w:bottom w:val="single" w:sz="4" w:space="1" w:color="000000"/>
          <w:right w:val="single" w:sz="4" w:space="4" w:color="000000"/>
        </w:pBdr>
        <w:rPr>
          <w:i/>
        </w:rPr>
      </w:pPr>
      <w:r>
        <w:rPr>
          <w:i/>
        </w:rPr>
      </w:r>
    </w:p>
    <w:p>
      <w:pPr>
        <w:pStyle w:val="Normal"/>
        <w:pBdr>
          <w:top w:val="single" w:sz="4" w:space="1" w:color="000000"/>
          <w:left w:val="single" w:sz="4" w:space="4" w:color="000000"/>
          <w:bottom w:val="single" w:sz="4" w:space="1" w:color="000000"/>
          <w:right w:val="single" w:sz="4" w:space="4" w:color="000000"/>
        </w:pBdr>
        <w:rPr>
          <w:i/>
        </w:rPr>
      </w:pPr>
      <w:r>
        <w:rPr>
          <w:i/>
        </w:rPr>
        <w:t>Liste exemplative des documents:</w:t>
      </w:r>
    </w:p>
    <w:p>
      <w:pPr>
        <w:pStyle w:val="Normal"/>
        <w:pBdr>
          <w:top w:val="single" w:sz="4" w:space="1" w:color="000000"/>
          <w:left w:val="single" w:sz="4" w:space="4" w:color="000000"/>
          <w:bottom w:val="single" w:sz="4" w:space="1" w:color="000000"/>
          <w:right w:val="single" w:sz="4" w:space="4" w:color="000000"/>
        </w:pBdr>
        <w:rPr/>
      </w:pPr>
      <w:r>
        <w:rPr/>
        <w:t>- Le planning des travaux;</w:t>
      </w:r>
    </w:p>
    <w:p>
      <w:pPr>
        <w:pStyle w:val="Normal"/>
        <w:pBdr>
          <w:top w:val="single" w:sz="4" w:space="1" w:color="000000"/>
          <w:left w:val="single" w:sz="4" w:space="4" w:color="000000"/>
          <w:bottom w:val="single" w:sz="4" w:space="1" w:color="000000"/>
          <w:right w:val="single" w:sz="4" w:space="4" w:color="000000"/>
        </w:pBdr>
        <w:rPr/>
      </w:pPr>
      <w:r>
        <w:rPr/>
        <w:t>- L’annexe 3 reprenant la liste des sous-traitants et leur part de participation dans le chantier;</w:t>
      </w:r>
    </w:p>
    <w:p>
      <w:pPr>
        <w:pStyle w:val="Normal"/>
        <w:pBdr>
          <w:top w:val="single" w:sz="4" w:space="1" w:color="000000"/>
          <w:left w:val="single" w:sz="4" w:space="4" w:color="000000"/>
          <w:bottom w:val="single" w:sz="4" w:space="1" w:color="000000"/>
          <w:right w:val="single" w:sz="4" w:space="4" w:color="000000"/>
        </w:pBdr>
        <w:rPr/>
      </w:pPr>
      <w:r>
        <w:rPr/>
        <w:t>- Les fiches et documents techniques permettant d’analyser l’offre (à lister);</w:t>
      </w:r>
    </w:p>
    <w:p>
      <w:pPr>
        <w:pStyle w:val="Normal"/>
        <w:pBdr>
          <w:top w:val="single" w:sz="4" w:space="1" w:color="000000"/>
          <w:left w:val="single" w:sz="4" w:space="4" w:color="000000"/>
          <w:bottom w:val="single" w:sz="4" w:space="1" w:color="000000"/>
          <w:right w:val="single" w:sz="4" w:space="4" w:color="000000"/>
        </w:pBdr>
        <w:rPr/>
      </w:pPr>
      <w:r>
        <w:rPr/>
        <w:t>- Les documents et notes exigés par le cahier spécial des charges et les documents auxquels il se réfère; notamment, l’engagement de l’entreprise concernant les Plans qualité exigés dans le cadre de ce marché;</w:t>
      </w:r>
    </w:p>
    <w:p>
      <w:pPr>
        <w:pStyle w:val="Normal"/>
        <w:pBdr>
          <w:top w:val="single" w:sz="4" w:space="1" w:color="000000"/>
          <w:left w:val="single" w:sz="4" w:space="4" w:color="000000"/>
          <w:bottom w:val="single" w:sz="4" w:space="1" w:color="000000"/>
          <w:right w:val="single" w:sz="4" w:space="4" w:color="000000"/>
        </w:pBdr>
        <w:rPr/>
      </w:pPr>
      <w:r>
        <w:rPr/>
        <w:t>- Les documents requis dans le cadre de la sélection qualitative (à lister);</w:t>
      </w:r>
    </w:p>
    <w:p>
      <w:pPr>
        <w:pStyle w:val="Normal"/>
        <w:pBdr>
          <w:top w:val="single" w:sz="4" w:space="1" w:color="000000"/>
          <w:left w:val="single" w:sz="4" w:space="4" w:color="000000"/>
          <w:bottom w:val="single" w:sz="4" w:space="1" w:color="000000"/>
          <w:right w:val="single" w:sz="4" w:space="4" w:color="000000"/>
        </w:pBdr>
        <w:rPr/>
      </w:pPr>
      <w:r>
        <w:rPr/>
        <w:t>- Le DUME (en cas de marché dont la valeur estimée est égale ou supérieure au seuil fixé pour la publicité européenne).</w:t>
      </w:r>
    </w:p>
    <w:p>
      <w:pPr>
        <w:pStyle w:val="Normal"/>
        <w:pBdr>
          <w:top w:val="single" w:sz="4" w:space="1" w:color="000000"/>
          <w:left w:val="single" w:sz="4" w:space="4" w:color="000000"/>
          <w:bottom w:val="single" w:sz="4" w:space="1" w:color="000000"/>
          <w:right w:val="single" w:sz="4" w:space="4" w:color="000000"/>
        </w:pBdr>
        <w:rPr/>
      </w:pPr>
      <w:r>
        <w:rPr/>
      </w:r>
    </w:p>
    <w:p>
      <w:pPr>
        <w:pStyle w:val="Normal"/>
        <w:rPr/>
      </w:pPr>
      <w:r>
        <w:rPr/>
      </w:r>
    </w:p>
    <w:p>
      <w:pPr>
        <w:pStyle w:val="Normal"/>
        <w:rPr>
          <w:rFonts w:ascii="Calibri" w:hAnsi="Calibri" w:cs="Calibri"/>
          <w:color w:val="1F497D"/>
          <w:sz w:val="22"/>
          <w:lang w:val="fr-BE"/>
        </w:rPr>
      </w:pPr>
      <w:r>
        <w:rPr>
          <w:rFonts w:cs="Calibri" w:ascii="Calibri" w:hAnsi="Calibri"/>
          <w:color w:val="1F497D"/>
          <w:sz w:val="22"/>
          <w:lang w:val="fr-BE"/>
        </w:rPr>
      </w:r>
    </w:p>
    <w:p>
      <w:pPr>
        <w:pStyle w:val="Normal"/>
        <w:pBdr>
          <w:top w:val="single" w:sz="4" w:space="1" w:color="000000"/>
          <w:left w:val="single" w:sz="4" w:space="4" w:color="000000"/>
          <w:bottom w:val="single" w:sz="4" w:space="1" w:color="000000"/>
          <w:right w:val="single" w:sz="4" w:space="4" w:color="000000"/>
        </w:pBdr>
        <w:rPr/>
      </w:pPr>
      <w:r>
        <w:rPr/>
        <w:t>Indiquer ici, si exigés par le coordinateur sécurité santé:</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Un document qui se réfère au plan de sécurité et de santé joint en annexe au cahier spécial des charges et dans lequel est décrite la manière dont l’ouvrage est exécuté pour tenir compte de ce plan de sécurité et de santé;</w:t>
      </w:r>
    </w:p>
    <w:p>
      <w:pPr>
        <w:pStyle w:val="Normal"/>
        <w:pBdr>
          <w:top w:val="single" w:sz="4" w:space="1" w:color="000000"/>
          <w:left w:val="single" w:sz="4" w:space="4" w:color="000000"/>
          <w:bottom w:val="single" w:sz="4" w:space="1" w:color="000000"/>
          <w:right w:val="single" w:sz="4" w:space="4" w:color="000000"/>
        </w:pBdr>
        <w:rPr/>
      </w:pPr>
      <w:r>
        <w:rPr/>
        <w:t>- Un calcul de prix séparé concernant les éventuels mesures et moyens de prévention déterminés par le plan de sécurité et de santé y compris les mesures et moyens extraordinaires de protection individuelle.</w:t>
      </w:r>
    </w:p>
    <w:p>
      <w:pPr>
        <w:pStyle w:val="Normal"/>
        <w:autoSpaceDE w:val="false"/>
        <w:rPr>
          <w:color w:val="1F497D"/>
        </w:rPr>
      </w:pPr>
      <w:r>
        <w:rPr>
          <w:color w:val="1F497D"/>
        </w:rPr>
      </w:r>
    </w:p>
    <w:p>
      <w:pPr>
        <w:pStyle w:val="CSCTitre3"/>
        <w:outlineLvl w:val="2"/>
        <w:rPr/>
      </w:pPr>
      <w:bookmarkStart w:id="38" w:name="__RefHeading___Toc517076186"/>
      <w:bookmarkEnd w:id="38"/>
      <w:r>
        <w:rPr>
          <w:rFonts w:cs="Arial"/>
        </w:rPr>
        <w:t>4.5. Congés annuels et jours de repos compensatoires</w:t>
      </w:r>
    </w:p>
    <w:p>
      <w:pPr>
        <w:pStyle w:val="Normal"/>
        <w:rPr>
          <w:rFonts w:cs="Arial"/>
        </w:rPr>
      </w:pPr>
      <w:r>
        <w:rPr>
          <w:rFonts w:cs="Arial"/>
        </w:rPr>
      </w:r>
    </w:p>
    <w:p>
      <w:pPr>
        <w:pStyle w:val="Normal"/>
        <w:rPr/>
      </w:pPr>
      <w:r>
        <w:rPr/>
        <w:t xml:space="preserve">L'offre doit mentionner les jours de vacances annuelles et les jours de repos compensatoires. </w:t>
      </w:r>
    </w:p>
    <w:p>
      <w:pPr>
        <w:pStyle w:val="Normal"/>
        <w:rPr/>
      </w:pPr>
      <w:r>
        <w:rPr/>
      </w:r>
    </w:p>
    <w:p>
      <w:pPr>
        <w:pStyle w:val="CSCTitre3"/>
        <w:rPr/>
      </w:pPr>
      <w:bookmarkStart w:id="39" w:name="__RefHeading___Toc517076187"/>
      <w:bookmarkEnd w:id="39"/>
      <w:r>
        <w:rPr>
          <w:rFonts w:cs="Arial"/>
        </w:rPr>
        <w:t>4.6. Sous-traitance (article 74 de l’ARP)</w:t>
      </w:r>
    </w:p>
    <w:p>
      <w:pPr>
        <w:pStyle w:val="Normal"/>
        <w:rPr>
          <w:rFonts w:cs="Arial"/>
        </w:rPr>
      </w:pPr>
      <w:r>
        <w:rPr>
          <w:rFonts w:cs="Arial"/>
        </w:rPr>
      </w:r>
    </w:p>
    <w:p>
      <w:pPr>
        <w:pStyle w:val="Normal"/>
        <w:rPr/>
      </w:pPr>
      <w:r>
        <w:rPr/>
        <w:t>Le soumissionnaire précise dans son offre la part du marché qu’il a l’intention de sous-traiter ainsi que les sous-traitants proposés (en complétant l’annexe 3 à l’offre).</w:t>
      </w:r>
    </w:p>
    <w:p>
      <w:pPr>
        <w:pStyle w:val="Normal"/>
        <w:rPr/>
      </w:pPr>
      <w:r>
        <w:rPr/>
      </w:r>
    </w:p>
    <w:p>
      <w:pPr>
        <w:pStyle w:val="CSCTitre3"/>
        <w:rPr>
          <w:rFonts w:cs="Arial"/>
        </w:rPr>
      </w:pPr>
      <w:bookmarkStart w:id="40" w:name="__RefHeading___Toc517076188"/>
      <w:bookmarkEnd w:id="40"/>
      <w:r>
        <w:rPr>
          <w:rFonts w:cs="Arial"/>
        </w:rPr>
        <w:t>4.7. Enoncé des prix (article 25 de l’ARP)</w:t>
      </w:r>
    </w:p>
    <w:p>
      <w:pPr>
        <w:pStyle w:val="Normal"/>
        <w:rPr>
          <w:rFonts w:cs="Arial"/>
          <w:szCs w:val="24"/>
          <w:highlight w:val="yellow"/>
        </w:rPr>
      </w:pPr>
      <w:r>
        <w:rPr>
          <w:rFonts w:cs="Arial"/>
          <w:szCs w:val="24"/>
          <w:highlight w:val="yellow"/>
        </w:rPr>
      </w:r>
    </w:p>
    <w:p>
      <w:pPr>
        <w:pStyle w:val="Normal"/>
        <w:spacing w:lineRule="auto" w:line="276" w:before="0" w:after="200"/>
        <w:rPr>
          <w:szCs w:val="24"/>
        </w:rPr>
      </w:pPr>
      <w:r>
        <w:rPr>
          <w:szCs w:val="24"/>
        </w:rPr>
        <w:t>Le montant total de l’offre doit être exprimé en chiffres et en toutes lettres dans le formulaire d’offre.</w:t>
      </w:r>
    </w:p>
    <w:p>
      <w:pPr>
        <w:pStyle w:val="CSCTitre3"/>
        <w:rPr/>
      </w:pPr>
      <w:bookmarkStart w:id="41" w:name="__RefHeading___Toc517076189"/>
      <w:bookmarkEnd w:id="41"/>
      <w:r>
        <w:rPr>
          <w:rFonts w:cs="Arial"/>
        </w:rPr>
        <w:t>4.8. Composantes des prix (article 29 de l’ARP)</w:t>
      </w:r>
    </w:p>
    <w:p>
      <w:pPr>
        <w:pStyle w:val="Normal"/>
        <w:rPr>
          <w:rFonts w:cs="Arial"/>
        </w:rPr>
      </w:pPr>
      <w:r>
        <w:rPr>
          <w:rFonts w:cs="Arial"/>
        </w:rPr>
      </w:r>
    </w:p>
    <w:p>
      <w:pPr>
        <w:pStyle w:val="Normal"/>
        <w:rPr/>
      </w:pPr>
      <w:r>
        <w:rPr/>
        <w:t xml:space="preserve">Les prix unitaires et globaux comprennent toutes impositions quelconques à l’exception de la taxe sur la valeur ajoutée. </w:t>
      </w:r>
    </w:p>
    <w:p>
      <w:pPr>
        <w:pStyle w:val="Normal"/>
        <w:rPr/>
      </w:pPr>
      <w:r>
        <w:rPr/>
      </w:r>
    </w:p>
    <w:p>
      <w:pPr>
        <w:pStyle w:val="Normal"/>
        <w:pBdr>
          <w:top w:val="single" w:sz="4" w:space="1" w:color="000000"/>
          <w:left w:val="single" w:sz="4" w:space="4" w:color="000000"/>
          <w:bottom w:val="single" w:sz="4" w:space="0" w:color="000000"/>
          <w:right w:val="single" w:sz="4" w:space="4" w:color="000000"/>
        </w:pBdr>
        <w:rPr>
          <w:szCs w:val="24"/>
        </w:rPr>
      </w:pPr>
      <w:r>
        <w:rPr>
          <w:szCs w:val="24"/>
        </w:rPr>
        <w:t>Indiquer:</w:t>
      </w:r>
    </w:p>
    <w:p>
      <w:pPr>
        <w:pStyle w:val="Normal"/>
        <w:pBdr>
          <w:top w:val="single" w:sz="4" w:space="1" w:color="000000"/>
          <w:left w:val="single" w:sz="4" w:space="4" w:color="000000"/>
          <w:bottom w:val="single" w:sz="4" w:space="0" w:color="000000"/>
          <w:right w:val="single" w:sz="4" w:space="4" w:color="000000"/>
        </w:pBdr>
        <w:rPr>
          <w:szCs w:val="24"/>
        </w:rPr>
      </w:pPr>
      <w:r>
        <w:rPr>
          <w:szCs w:val="24"/>
        </w:rPr>
      </w:r>
    </w:p>
    <w:p>
      <w:pPr>
        <w:pStyle w:val="Normal"/>
        <w:pBdr>
          <w:top w:val="single" w:sz="4" w:space="1" w:color="000000"/>
          <w:left w:val="single" w:sz="4" w:space="4" w:color="000000"/>
          <w:bottom w:val="single" w:sz="4" w:space="0" w:color="000000"/>
          <w:right w:val="single" w:sz="4" w:space="4" w:color="000000"/>
        </w:pBdr>
        <w:rPr/>
      </w:pPr>
      <w:r>
        <w:rPr>
          <w:szCs w:val="24"/>
        </w:rPr>
        <w:t xml:space="preserve">Le taux de la taxe sur la valeur ajoutée doit être indiqué dans la rubrique prévue au métré. </w:t>
      </w:r>
    </w:p>
    <w:p>
      <w:pPr>
        <w:pStyle w:val="Normal"/>
        <w:pBdr>
          <w:top w:val="single" w:sz="4" w:space="1" w:color="000000"/>
          <w:left w:val="single" w:sz="4" w:space="4" w:color="000000"/>
          <w:bottom w:val="single" w:sz="4" w:space="0" w:color="000000"/>
          <w:right w:val="single" w:sz="4" w:space="4" w:color="000000"/>
        </w:pBdr>
        <w:rPr>
          <w:szCs w:val="24"/>
        </w:rPr>
      </w:pPr>
      <w:r>
        <w:rPr>
          <w:szCs w:val="24"/>
        </w:rPr>
      </w:r>
    </w:p>
    <w:p>
      <w:pPr>
        <w:pStyle w:val="Normal"/>
        <w:pBdr>
          <w:top w:val="single" w:sz="4" w:space="1" w:color="000000"/>
          <w:left w:val="single" w:sz="4" w:space="4" w:color="000000"/>
          <w:bottom w:val="single" w:sz="4" w:space="0" w:color="000000"/>
          <w:right w:val="single" w:sz="4" w:space="4" w:color="000000"/>
        </w:pBdr>
        <w:rPr>
          <w:szCs w:val="24"/>
        </w:rPr>
      </w:pPr>
      <w:r>
        <w:rPr>
          <w:szCs w:val="24"/>
        </w:rPr>
        <w:t>Ou</w:t>
      </w:r>
    </w:p>
    <w:p>
      <w:pPr>
        <w:pStyle w:val="Normal"/>
        <w:pBdr>
          <w:top w:val="single" w:sz="4" w:space="1" w:color="000000"/>
          <w:left w:val="single" w:sz="4" w:space="4" w:color="000000"/>
          <w:bottom w:val="single" w:sz="4" w:space="0" w:color="000000"/>
          <w:right w:val="single" w:sz="4" w:space="4" w:color="000000"/>
        </w:pBdr>
        <w:rPr>
          <w:szCs w:val="24"/>
        </w:rPr>
      </w:pPr>
      <w:r>
        <w:rPr>
          <w:szCs w:val="24"/>
        </w:rPr>
      </w:r>
    </w:p>
    <w:p>
      <w:pPr>
        <w:pStyle w:val="Normal"/>
        <w:pBdr>
          <w:top w:val="single" w:sz="4" w:space="1" w:color="000000"/>
          <w:left w:val="single" w:sz="4" w:space="4" w:color="000000"/>
          <w:bottom w:val="single" w:sz="4" w:space="0" w:color="000000"/>
          <w:right w:val="single" w:sz="4" w:space="4" w:color="000000"/>
        </w:pBdr>
        <w:rPr>
          <w:szCs w:val="24"/>
        </w:rPr>
      </w:pPr>
      <w:r>
        <w:rPr>
          <w:szCs w:val="24"/>
        </w:rPr>
        <w:t>Le soumissionnaire mentionne dans son offre le taux de la taxe sur la valeur ajoutée.</w:t>
      </w:r>
    </w:p>
    <w:p>
      <w:pPr>
        <w:pStyle w:val="Normal"/>
        <w:pBdr>
          <w:top w:val="single" w:sz="4" w:space="1" w:color="000000"/>
          <w:left w:val="single" w:sz="4" w:space="4" w:color="000000"/>
          <w:bottom w:val="single" w:sz="4" w:space="0" w:color="000000"/>
          <w:right w:val="single" w:sz="4" w:space="4" w:color="000000"/>
        </w:pBdr>
        <w:rPr/>
      </w:pPr>
      <w:r>
        <w:rPr/>
        <w:t>Lorsque plusieurs taux sont applicables, le soumissionnaire est tenu d’indiquer pour chacun d’eux les postes du métré récapitulatif concernés.</w:t>
      </w:r>
    </w:p>
    <w:p>
      <w:pPr>
        <w:pStyle w:val="CSCTitre3"/>
        <w:rPr>
          <w:rFonts w:cs="Arial"/>
        </w:rPr>
      </w:pPr>
      <w:r>
        <w:rPr>
          <w:rFonts w:cs="Arial"/>
        </w:rPr>
      </w:r>
      <w:bookmarkStart w:id="42" w:name="__RefHeading___Toc517076190"/>
      <w:bookmarkStart w:id="43" w:name="__RefHeading___Toc517076190"/>
    </w:p>
    <w:p>
      <w:pPr>
        <w:pStyle w:val="CSCTitre3"/>
        <w:rPr/>
      </w:pPr>
      <w:bookmarkStart w:id="44" w:name="__RefHeading___Toc517076190"/>
      <w:r>
        <w:rPr>
          <w:rFonts w:cs="Arial"/>
        </w:rPr>
        <w:t>4.9. Eléments inclus dans les prix (article 32 de l’ARP)</w:t>
      </w:r>
      <w:bookmarkEnd w:id="44"/>
    </w:p>
    <w:p>
      <w:pPr>
        <w:pStyle w:val="BodyText"/>
        <w:spacing w:lineRule="atLeast" w:line="300"/>
        <w:rPr>
          <w:rFonts w:cs="Arial"/>
        </w:rPr>
      </w:pPr>
      <w:r>
        <w:rPr>
          <w:rFonts w:cs="Arial"/>
        </w:rPr>
      </w:r>
    </w:p>
    <w:p>
      <w:pPr>
        <w:pStyle w:val="BodyText"/>
        <w:spacing w:lineRule="atLeast" w:line="300"/>
        <w:rPr/>
      </w:pPr>
      <w:r>
        <w:rPr/>
        <w:t>Le cahier des charges type QUALIROUTES ne prévoit pas la notion de "terrain réputé rocheux". L’auteur de projet doit donc évaluer sur base de sondages les quantités présumées de terrassements à effectuer en sol meuble, rocheux et compact.</w:t>
      </w:r>
    </w:p>
    <w:p>
      <w:pPr>
        <w:pStyle w:val="BodyText"/>
        <w:spacing w:lineRule="atLeast" w:line="300"/>
        <w:rPr/>
      </w:pPr>
      <w:r>
        <w:rPr/>
      </w:r>
    </w:p>
    <w:p>
      <w:pPr>
        <w:pStyle w:val="Normal"/>
        <w:pBdr>
          <w:top w:val="single" w:sz="4" w:space="1" w:color="000000"/>
          <w:left w:val="single" w:sz="4" w:space="4" w:color="000000"/>
          <w:bottom w:val="single" w:sz="4" w:space="1" w:color="000000"/>
          <w:right w:val="single" w:sz="4" w:space="4" w:color="000000"/>
        </w:pBdr>
        <w:rPr/>
      </w:pPr>
      <w:r>
        <w:rPr/>
        <w:t xml:space="preserve">Indiquer ici les éléments pertinents qui ne sont ni repris dans le Chapitre A du CCT Qualiroutes, sous l’article 32, ou ne faisant pas l'objet d'un poste du catalogue des postes normalisés. </w:t>
      </w:r>
    </w:p>
    <w:p>
      <w:pPr>
        <w:pStyle w:val="Normal"/>
        <w:rPr/>
      </w:pPr>
      <w:r>
        <w:rPr/>
      </w:r>
    </w:p>
    <w:p>
      <w:pPr>
        <w:pStyle w:val="Normal"/>
        <w:rPr/>
      </w:pPr>
      <w:r>
        <w:rPr/>
      </w:r>
    </w:p>
    <w:p>
      <w:pPr>
        <w:pStyle w:val="CSCTitre1"/>
        <w:rPr/>
      </w:pPr>
      <w:r>
        <w:rPr/>
      </w:r>
    </w:p>
    <w:p>
      <w:pPr>
        <w:pStyle w:val="CSCTitre1"/>
        <w:rPr/>
      </w:pPr>
      <w:r>
        <w:rPr/>
      </w:r>
    </w:p>
    <w:p>
      <w:pPr>
        <w:pStyle w:val="CSCTitre1"/>
        <w:rPr/>
      </w:pPr>
      <w:r>
        <w:rPr/>
      </w:r>
    </w:p>
    <w:p>
      <w:pPr>
        <w:pStyle w:val="CSCTitre1"/>
        <w:rPr/>
      </w:pPr>
      <w:r>
        <w:rPr/>
      </w:r>
      <w:r>
        <w:br w:type="page"/>
      </w:r>
    </w:p>
    <w:p>
      <w:pPr>
        <w:pStyle w:val="Normal"/>
        <w:tabs>
          <w:tab w:val="clear" w:pos="4536"/>
        </w:tabs>
        <w:spacing w:lineRule="atLeast" w:line="259" w:before="0" w:after="130"/>
        <w:ind w:start="1622" w:end="0"/>
        <w:jc w:val="start"/>
        <w:rPr>
          <w:b/>
          <w:sz w:val="32"/>
          <w:szCs w:val="32"/>
          <w:u w:val="double"/>
        </w:rPr>
      </w:pPr>
      <w:r>
        <w:rPr>
          <w:b/>
          <w:sz w:val="32"/>
          <w:szCs w:val="32"/>
          <w:u w:val="double"/>
        </w:rPr>
      </w:r>
      <w:bookmarkStart w:id="45" w:name="__RefHeading___Toc517076191"/>
      <w:bookmarkStart w:id="46" w:name="__RefHeading___Toc517076191"/>
    </w:p>
    <w:p>
      <w:pPr>
        <w:pStyle w:val="CSCTitre1"/>
        <w:rPr/>
      </w:pPr>
      <w:bookmarkStart w:id="47" w:name="__RefHeading___Toc517076191"/>
      <w:r>
        <w:rPr/>
        <w:t>Partie 3: Exécution du marché</w:t>
      </w:r>
      <w:bookmarkEnd w:id="47"/>
      <w:r>
        <w:rPr/>
        <w:t xml:space="preserve"> </w:t>
      </w:r>
    </w:p>
    <w:p>
      <w:pPr>
        <w:pStyle w:val="Normal"/>
        <w:rPr/>
      </w:pPr>
      <w:r>
        <w:rPr/>
      </w:r>
    </w:p>
    <w:p>
      <w:pPr>
        <w:pStyle w:val="Normal"/>
        <w:rPr>
          <w:i/>
          <w:strike/>
          <w:color w:val="FF0000"/>
        </w:rPr>
      </w:pPr>
      <w:r>
        <w:rPr>
          <w:i/>
          <w:u w:val="single"/>
        </w:rPr>
        <w:t>Note</w:t>
      </w:r>
      <w:r>
        <w:rPr>
          <w:i/>
        </w:rPr>
        <w:t>: les numéros des articles sont ceux de l’AR du 14 janvier 2013 établissant les règles générales d’exécution des marchés publics</w:t>
      </w:r>
      <w:r>
        <w:rPr>
          <w:rFonts w:eastAsia="Calibri"/>
          <w:bCs/>
          <w:i/>
          <w:lang w:eastAsia="en-US"/>
        </w:rPr>
        <w:t>.</w:t>
      </w:r>
      <w:r>
        <w:rPr>
          <w:i/>
        </w:rPr>
        <w:t xml:space="preserve"> </w:t>
      </w:r>
    </w:p>
    <w:p>
      <w:pPr>
        <w:pStyle w:val="Normal"/>
        <w:rPr>
          <w:i/>
          <w:strike/>
          <w:color w:val="FF0000"/>
        </w:rPr>
      </w:pPr>
      <w:r>
        <w:rPr>
          <w:i/>
          <w:strike/>
          <w:color w:val="FF0000"/>
        </w:rPr>
      </w:r>
    </w:p>
    <w:p>
      <w:pPr>
        <w:pStyle w:val="CSCTitre3"/>
        <w:outlineLvl w:val="2"/>
        <w:rPr>
          <w:rFonts w:cs="Arial"/>
        </w:rPr>
      </w:pPr>
      <w:bookmarkStart w:id="48" w:name="__RefHeading___Toc517076194"/>
      <w:r>
        <w:rPr>
          <w:rFonts w:cs="Arial"/>
        </w:rPr>
        <w:t>ARTICLE 10: Utilisation des moyens électroniques</w:t>
      </w:r>
      <w:bookmarkEnd w:id="48"/>
      <w:r>
        <w:rPr>
          <w:rFonts w:cs="Arial"/>
        </w:rPr>
        <w:t xml:space="preserve"> </w:t>
      </w:r>
    </w:p>
    <w:p>
      <w:pPr>
        <w:pStyle w:val="Normal"/>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 xml:space="preserve">Indiquer si des moyens électroniques sont autorisés ou imposés pour l’échange de pièces écrites.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Dans l’hypothèse où les moyens électroniques sont autorisés ou imposés, indiquer l’adresse de messagerie électronique du pouvoir adjudicateur. </w:t>
      </w:r>
      <w:r>
        <w:rPr>
          <w:b/>
        </w:rPr>
        <w:t>Le service doit prendre les mesures afin qu’un suivi soit assuré en cas d’absence du fonctionnaire dirigeant</w:t>
      </w:r>
      <w:r>
        <w:rPr/>
        <w:t>. L’adresse de messagerie de l’adjudicataire est demandée dès la conclusion du marché.</w:t>
      </w:r>
    </w:p>
    <w:p>
      <w:pPr>
        <w:pStyle w:val="Normal"/>
        <w:rPr>
          <w:ins w:id="83" w:author="MICHAUX Gauthier" w:date="2024-12-11T08:15:00Z"/>
        </w:rPr>
      </w:pPr>
      <w:ins w:id="82" w:author="MICHAUX Gauthier" w:date="2024-12-11T08:15:00Z">
        <w:r>
          <w:rPr/>
        </w:r>
      </w:ins>
    </w:p>
    <w:p>
      <w:pPr>
        <w:pStyle w:val="Normal"/>
        <w:pBdr>
          <w:top w:val="single" w:sz="4" w:space="1" w:color="000000"/>
          <w:left w:val="single" w:sz="4" w:space="4" w:color="000000"/>
          <w:bottom w:val="single" w:sz="4" w:space="1" w:color="000000"/>
          <w:right w:val="single" w:sz="4" w:space="4" w:color="000000"/>
        </w:pBdr>
        <w:rPr>
          <w:szCs w:val="24"/>
          <w:lang w:val="fr-BE"/>
        </w:rPr>
      </w:pPr>
      <w:r>
        <w:rPr>
          <w:szCs w:val="24"/>
          <w:lang w:val="fr-BE"/>
        </w:rPr>
        <w:t>En cas d’utilisation d’OMEGA en tant que projet pilote (exclusivement), ajouter le texte suivant:</w:t>
      </w:r>
    </w:p>
    <w:p>
      <w:pPr>
        <w:pStyle w:val="Normal"/>
        <w:pBdr>
          <w:top w:val="single" w:sz="4" w:space="1" w:color="000000"/>
          <w:left w:val="single" w:sz="4" w:space="4" w:color="000000"/>
          <w:bottom w:val="single" w:sz="4" w:space="1" w:color="000000"/>
          <w:right w:val="single" w:sz="4" w:space="4" w:color="000000"/>
        </w:pBdr>
        <w:ind w:start="0" w:end="0"/>
        <w:rPr>
          <w:ins w:id="85" w:author="MICHAUX Gauthier" w:date="2024-12-11T08:15:00Z"/>
          <w:szCs w:val="24"/>
          <w:lang w:val="fr-BE"/>
        </w:rPr>
      </w:pPr>
      <w:ins w:id="84" w:author="MICHAUX Gauthier" w:date="2024-12-11T08:15:00Z">
        <w:r>
          <w:rPr>
            <w:szCs w:val="24"/>
            <w:lang w:val="fr-BE"/>
          </w:rPr>
        </w:r>
      </w:ins>
    </w:p>
    <w:p>
      <w:pPr>
        <w:pStyle w:val="Normal"/>
        <w:pBdr>
          <w:top w:val="single" w:sz="4" w:space="1" w:color="000000"/>
          <w:left w:val="single" w:sz="4" w:space="4" w:color="000000"/>
          <w:bottom w:val="single" w:sz="4" w:space="1" w:color="000000"/>
          <w:right w:val="single" w:sz="4" w:space="4" w:color="000000"/>
        </w:pBdr>
        <w:ind w:end="0"/>
        <w:rPr>
          <w:ins w:id="89" w:author="MICHAUX Gauthier" w:date="2024-12-11T08:15:00Z"/>
          <w:rFonts w:ascii="Calibri" w:hAnsi="Calibri" w:cs="Calibri"/>
          <w:szCs w:val="24"/>
          <w:lang w:val="fr-BE"/>
        </w:rPr>
      </w:pPr>
      <w:ins w:id="86" w:author="MICHAUX Gauthier" w:date="2024-12-11T08:15:00Z">
        <w:r>
          <w:rPr>
            <w:szCs w:val="24"/>
            <w:lang w:val="fr-BE"/>
          </w:rPr>
          <w:t xml:space="preserve">Dès la conclusion du marché, toutes les communications entre le pouvoir adjudicateur et l’adjudicataire sont effectuées exclusivement via le </w:t>
        </w:r>
      </w:ins>
      <w:hyperlink r:id="rId11">
        <w:ins w:id="87" w:author="MICHAUX Gauthier" w:date="2024-12-11T08:15:00Z">
          <w:r>
            <w:rPr>
              <w:rStyle w:val="Hyperlink"/>
              <w:szCs w:val="24"/>
              <w:lang w:val="fr-BE"/>
            </w:rPr>
            <w:t>portail Expressum</w:t>
          </w:r>
        </w:ins>
      </w:hyperlink>
      <w:ins w:id="88" w:author="MICHAUX Gauthier" w:date="2024-12-11T08:15:00Z">
        <w:r>
          <w:rPr>
            <w:szCs w:val="24"/>
            <w:lang w:val="fr-BE"/>
          </w:rPr>
          <w:t xml:space="preserve"> accessible par internet. </w:t>
        </w:r>
      </w:ins>
    </w:p>
    <w:p>
      <w:pPr>
        <w:pStyle w:val="Normal"/>
        <w:pBdr>
          <w:top w:val="single" w:sz="4" w:space="1" w:color="000000"/>
          <w:left w:val="single" w:sz="4" w:space="4" w:color="000000"/>
          <w:bottom w:val="single" w:sz="4" w:space="1" w:color="000000"/>
          <w:right w:val="single" w:sz="4" w:space="4" w:color="000000"/>
        </w:pBdr>
        <w:ind w:end="0"/>
        <w:rPr>
          <w:ins w:id="91" w:author="MICHAUX Gauthier" w:date="2024-12-11T08:15:00Z"/>
          <w:sz w:val="22"/>
          <w:szCs w:val="22"/>
          <w:lang w:val="fr-BE"/>
        </w:rPr>
      </w:pPr>
      <w:ins w:id="90" w:author="MICHAUX Gauthier" w:date="2024-12-11T08:15:00Z">
        <w:r>
          <w:rPr>
            <w:lang w:val="fr-BE"/>
          </w:rPr>
          <w:t> </w:t>
        </w:r>
      </w:ins>
    </w:p>
    <w:p>
      <w:pPr>
        <w:pStyle w:val="Normal"/>
        <w:pBdr>
          <w:top w:val="single" w:sz="4" w:space="1" w:color="000000"/>
          <w:left w:val="single" w:sz="4" w:space="4" w:color="000000"/>
          <w:bottom w:val="single" w:sz="4" w:space="1" w:color="000000"/>
          <w:right w:val="single" w:sz="4" w:space="4" w:color="000000"/>
        </w:pBdr>
        <w:ind w:end="0"/>
        <w:rPr>
          <w:ins w:id="93" w:author="MICHAUX Gauthier" w:date="2024-12-11T08:15:00Z"/>
          <w:szCs w:val="24"/>
          <w:lang w:val="fr-BE"/>
        </w:rPr>
      </w:pPr>
      <w:ins w:id="92" w:author="MICHAUX Gauthier" w:date="2024-12-11T08:15:00Z">
        <w:r>
          <w:rPr>
            <w:szCs w:val="24"/>
            <w:lang w:val="fr-BE"/>
          </w:rPr>
          <w:t>Cela concerne toutes les informations et documents relatifs à l’exécution du marché, qu'ils soient transmis à l’initiative de l’adjudicataire ou à celle du pouvoir adjudicateur.</w:t>
        </w:r>
      </w:ins>
    </w:p>
    <w:p>
      <w:pPr>
        <w:pStyle w:val="Normal"/>
        <w:pBdr>
          <w:top w:val="single" w:sz="4" w:space="1" w:color="000000"/>
          <w:left w:val="single" w:sz="4" w:space="4" w:color="000000"/>
          <w:bottom w:val="single" w:sz="4" w:space="1" w:color="000000"/>
          <w:right w:val="single" w:sz="4" w:space="4" w:color="000000"/>
        </w:pBdr>
        <w:ind w:start="0" w:end="0"/>
        <w:rPr>
          <w:ins w:id="95" w:author="MICHAUX Gauthier" w:date="2024-12-11T08:15:00Z"/>
          <w:szCs w:val="24"/>
          <w:lang w:val="fr-BE"/>
        </w:rPr>
      </w:pPr>
      <w:ins w:id="94" w:author="MICHAUX Gauthier" w:date="2024-12-11T08:15:00Z">
        <w:r>
          <w:rPr>
            <w:szCs w:val="24"/>
            <w:lang w:val="fr-BE"/>
          </w:rPr>
        </w:r>
      </w:ins>
    </w:p>
    <w:p>
      <w:pPr>
        <w:pStyle w:val="Normal"/>
        <w:pBdr>
          <w:top w:val="single" w:sz="4" w:space="1" w:color="000000"/>
          <w:left w:val="single" w:sz="4" w:space="4" w:color="000000"/>
          <w:bottom w:val="single" w:sz="4" w:space="1" w:color="000000"/>
          <w:right w:val="single" w:sz="4" w:space="4" w:color="000000"/>
        </w:pBdr>
        <w:ind w:end="0"/>
        <w:rPr>
          <w:ins w:id="97" w:author="MICHAUX Gauthier" w:date="2024-12-11T08:15:00Z"/>
          <w:szCs w:val="24"/>
          <w:lang w:val="fr-BE"/>
        </w:rPr>
      </w:pPr>
      <w:ins w:id="96" w:author="MICHAUX Gauthier" w:date="2024-12-11T08:15:00Z">
        <w:r>
          <w:rPr>
            <w:szCs w:val="24"/>
            <w:lang w:val="fr-BE"/>
          </w:rPr>
          <w:t>Par exception:</w:t>
        </w:r>
      </w:ins>
    </w:p>
    <w:p>
      <w:pPr>
        <w:pStyle w:val="Normal"/>
        <w:pBdr>
          <w:top w:val="single" w:sz="4" w:space="1" w:color="000000"/>
          <w:left w:val="single" w:sz="4" w:space="4" w:color="000000"/>
          <w:bottom w:val="single" w:sz="4" w:space="1" w:color="000000"/>
          <w:right w:val="single" w:sz="4" w:space="4" w:color="000000"/>
        </w:pBdr>
        <w:rPr>
          <w:ins w:id="102" w:author="MICHAUX Gauthier" w:date="2024-12-13T16:00:00Z"/>
          <w:szCs w:val="24"/>
          <w:lang w:val="fr-BE"/>
        </w:rPr>
      </w:pPr>
      <w:ins w:id="98" w:author="MICHAUX Gauthier" w:date="2024-12-13T16:00:00Z">
        <w:r>
          <w:rPr>
            <w:szCs w:val="24"/>
            <w:lang w:val="fr-BE"/>
          </w:rPr>
          <w:t xml:space="preserve">- </w:t>
        </w:r>
      </w:ins>
      <w:ins w:id="99" w:author="MICHAUX Gauthier" w:date="2024-12-11T08:15:00Z">
        <w:r>
          <w:rPr>
            <w:szCs w:val="24"/>
            <w:lang w:val="fr-BE"/>
          </w:rPr>
          <w:t>lorsque la règlementation ou les clauses contractuelles du marché imposent une notification par envoi recommandé, ce dernier doit être utilisé. Dès sa notification, une copie numérisée de l’envoi doit être mise à disposition de l’autre partie le même jour</w:t>
        </w:r>
      </w:ins>
      <w:ins w:id="100" w:author="MICHAUX Gauthier" w:date="2024-12-11T08:15:00Z">
        <w:r>
          <w:rPr>
            <w:strike w:val="false"/>
            <w:dstrike w:val="false"/>
            <w:szCs w:val="24"/>
            <w:lang w:val="fr-BE"/>
          </w:rPr>
          <w:t xml:space="preserve"> </w:t>
        </w:r>
      </w:ins>
      <w:ins w:id="101" w:author="MICHAUX Gauthier" w:date="2024-12-11T08:15:00Z">
        <w:r>
          <w:rPr>
            <w:szCs w:val="24"/>
            <w:lang w:val="fr-BE"/>
          </w:rPr>
          <w:t>sur le portail Expressum</w:t>
        </w:r>
      </w:ins>
    </w:p>
    <w:p>
      <w:pPr>
        <w:pStyle w:val="Normal"/>
        <w:pBdr>
          <w:top w:val="single" w:sz="4" w:space="1" w:color="000000"/>
          <w:left w:val="single" w:sz="4" w:space="4" w:color="000000"/>
          <w:bottom w:val="single" w:sz="4" w:space="1" w:color="000000"/>
          <w:right w:val="single" w:sz="4" w:space="4" w:color="000000"/>
        </w:pBdr>
        <w:tabs>
          <w:tab w:val="clear" w:pos="4536"/>
        </w:tabs>
        <w:spacing w:before="0" w:after="0"/>
        <w:rPr>
          <w:ins w:id="105" w:author="MICHAUX Gauthier" w:date="2024-12-11T08:15:00Z"/>
        </w:rPr>
      </w:pPr>
      <w:ins w:id="103" w:author="MICHAUX Gauthier" w:date="2024-12-13T16:00:00Z">
        <w:r>
          <w:rPr>
            <w:szCs w:val="24"/>
            <w:lang w:val="fr-BE"/>
          </w:rPr>
          <w:t xml:space="preserve">- </w:t>
        </w:r>
      </w:ins>
      <w:ins w:id="104" w:author="MICHAUX Gauthier" w:date="2024-12-11T08:15:00Z">
        <w:r>
          <w:rPr>
            <w:szCs w:val="24"/>
            <w:lang w:val="fr-BE"/>
          </w:rPr>
          <w:t>les parties peuvent s’accorder sur la communication de certaines informations ou documents par un autre canal, si cela est techniquement nécessaire, notamment lorsque leur format ou leur volume n’est pas compatible avec le portail Expressum. Dès l’envoi via cet autre canal, un document synthétisant le contenu de cet envoi doit être mis à disposition de l’autre partie le même jour sur  le portail Expressum.</w:t>
        </w:r>
      </w:ins>
    </w:p>
    <w:p>
      <w:pPr>
        <w:pStyle w:val="Normal"/>
        <w:pBdr>
          <w:top w:val="single" w:sz="4" w:space="1" w:color="000000"/>
          <w:left w:val="single" w:sz="4" w:space="4" w:color="000000"/>
          <w:bottom w:val="single" w:sz="4" w:space="1" w:color="000000"/>
          <w:right w:val="single" w:sz="4" w:space="4" w:color="000000"/>
        </w:pBdr>
        <w:ind w:start="0" w:end="0"/>
        <w:rPr>
          <w:ins w:id="107" w:author="MICHAUX Gauthier" w:date="2024-12-11T08:15:00Z"/>
          <w:szCs w:val="24"/>
          <w:lang w:val="fr-BE"/>
        </w:rPr>
      </w:pPr>
      <w:ins w:id="106" w:author="MICHAUX Gauthier" w:date="2024-12-11T08:15:00Z">
        <w:r>
          <w:rPr>
            <w:szCs w:val="24"/>
            <w:lang w:val="fr-BE"/>
          </w:rPr>
        </w:r>
      </w:ins>
    </w:p>
    <w:p>
      <w:pPr>
        <w:pStyle w:val="Normal"/>
        <w:pBdr>
          <w:top w:val="single" w:sz="4" w:space="1" w:color="000000"/>
          <w:left w:val="single" w:sz="4" w:space="4" w:color="000000"/>
          <w:bottom w:val="single" w:sz="4" w:space="1" w:color="000000"/>
          <w:right w:val="single" w:sz="4" w:space="4" w:color="000000"/>
        </w:pBdr>
        <w:ind w:end="0"/>
        <w:rPr>
          <w:ins w:id="109" w:author="MICHAUX Gauthier" w:date="2024-12-11T08:15:00Z"/>
        </w:rPr>
      </w:pPr>
      <w:ins w:id="108" w:author="MICHAUX Gauthier" w:date="2024-12-11T08:15:00Z">
        <w:r>
          <w:rPr>
            <w:szCs w:val="24"/>
            <w:lang w:val="fr-BE"/>
          </w:rPr>
          <w:t>Les supports didactiques relatifs à l’utilisation du portail Expressum sont accessibles sur la page d’accueil et dans le menu lié au compte de l’adjudicataire.</w:t>
        </w:r>
      </w:ins>
    </w:p>
    <w:p>
      <w:pPr>
        <w:pStyle w:val="Normal"/>
        <w:rPr>
          <w:ins w:id="111" w:author="MICHAUX Gauthier" w:date="2024-12-11T08:15:00Z"/>
          <w:szCs w:val="24"/>
          <w:lang w:val="fr-BE"/>
        </w:rPr>
      </w:pPr>
      <w:ins w:id="110" w:author="MICHAUX Gauthier" w:date="2024-12-11T08:15:00Z">
        <w:r>
          <w:rPr>
            <w:szCs w:val="24"/>
            <w:lang w:val="fr-BE"/>
          </w:rPr>
        </w:r>
      </w:ins>
    </w:p>
    <w:p>
      <w:pPr>
        <w:pStyle w:val="Normal"/>
        <w:rPr>
          <w:ins w:id="113" w:author="MICHAUX Gauthier" w:date="2024-12-11T08:15:00Z"/>
          <w:lang w:val="fr-BE"/>
        </w:rPr>
      </w:pPr>
      <w:ins w:id="112" w:author="MICHAUX Gauthier" w:date="2024-12-11T08:15:00Z">
        <w:r>
          <w:rPr>
            <w:lang w:val="fr-BE"/>
          </w:rPr>
        </w:r>
      </w:ins>
    </w:p>
    <w:p>
      <w:pPr>
        <w:pStyle w:val="Normal"/>
        <w:rPr/>
      </w:pPr>
      <w:r>
        <w:rPr/>
      </w:r>
    </w:p>
    <w:p>
      <w:pPr>
        <w:pStyle w:val="CSCTitre3"/>
        <w:outlineLvl w:val="2"/>
        <w:rPr>
          <w:rFonts w:cs="Arial"/>
        </w:rPr>
      </w:pPr>
      <w:bookmarkStart w:id="49" w:name="__RefHeading___Toc517076195"/>
      <w:bookmarkEnd w:id="49"/>
      <w:r>
        <w:rPr>
          <w:rFonts w:cs="Arial"/>
        </w:rPr>
        <w:t>ARTICLE 11: Fonctionnaire dirigeant</w:t>
      </w:r>
    </w:p>
    <w:p>
      <w:pPr>
        <w:pStyle w:val="Normal"/>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Indiquer le nom, l'adresse et le n° de téléphone de la personne désignée. A défaut, cette indication figure au plus tard dans la notification à l’adjudicataire de l’approbation de son offre.</w:t>
      </w:r>
    </w:p>
    <w:p>
      <w:pPr>
        <w:pStyle w:val="Normal"/>
        <w:rPr/>
      </w:pPr>
      <w:r>
        <w:rPr/>
      </w:r>
    </w:p>
    <w:p>
      <w:pPr>
        <w:pStyle w:val="Normal"/>
        <w:pBdr>
          <w:top w:val="single" w:sz="4" w:space="1" w:color="000000"/>
          <w:left w:val="single" w:sz="4" w:space="4" w:color="000000"/>
          <w:bottom w:val="single" w:sz="4" w:space="1" w:color="000000"/>
          <w:right w:val="single" w:sz="4" w:space="4" w:color="000000"/>
        </w:pBdr>
        <w:rPr/>
      </w:pPr>
      <w:r>
        <w:rPr>
          <w:u w:val="single"/>
        </w:rPr>
        <w:t xml:space="preserve">Selon l’hypothèse choisie, indiquer: </w:t>
      </w:r>
    </w:p>
    <w:p>
      <w:pPr>
        <w:pStyle w:val="Normal"/>
        <w:pBdr>
          <w:top w:val="single" w:sz="4" w:space="1" w:color="000000"/>
          <w:left w:val="single" w:sz="4" w:space="4" w:color="000000"/>
          <w:bottom w:val="single" w:sz="4" w:space="1" w:color="000000"/>
          <w:right w:val="single" w:sz="4" w:space="4" w:color="000000"/>
        </w:pBdr>
        <w:rPr>
          <w:u w:val="single"/>
        </w:rPr>
      </w:pPr>
      <w:r>
        <w:rPr>
          <w:u w:val="single"/>
        </w:rPr>
      </w:r>
    </w:p>
    <w:p>
      <w:pPr>
        <w:pStyle w:val="Normal"/>
        <w:pBdr>
          <w:top w:val="single" w:sz="4" w:space="1" w:color="000000"/>
          <w:left w:val="single" w:sz="4" w:space="4" w:color="000000"/>
          <w:bottom w:val="single" w:sz="4" w:space="1" w:color="000000"/>
          <w:right w:val="single" w:sz="4" w:space="4" w:color="000000"/>
        </w:pBdr>
        <w:rPr>
          <w:u w:val="single"/>
        </w:rPr>
      </w:pPr>
      <w:r>
        <w:rPr>
          <w:u w:val="single"/>
        </w:rPr>
        <w:t>Si le Fonctionnaire dirigeant est désigné:</w:t>
      </w:r>
    </w:p>
    <w:p>
      <w:pPr>
        <w:pStyle w:val="Normal"/>
        <w:pBdr>
          <w:top w:val="single" w:sz="4" w:space="1" w:color="000000"/>
          <w:left w:val="single" w:sz="4" w:space="4" w:color="000000"/>
          <w:bottom w:val="single" w:sz="4" w:space="1" w:color="000000"/>
          <w:right w:val="single" w:sz="4" w:space="4" w:color="000000"/>
        </w:pBdr>
        <w:rPr>
          <w:u w:val="single"/>
        </w:rPr>
      </w:pPr>
      <w:r>
        <w:rPr>
          <w:u w:val="single"/>
        </w:rPr>
      </w:r>
    </w:p>
    <w:p>
      <w:pPr>
        <w:pStyle w:val="Normal"/>
        <w:pBdr>
          <w:top w:val="single" w:sz="4" w:space="1" w:color="000000"/>
          <w:left w:val="single" w:sz="4" w:space="4" w:color="000000"/>
          <w:bottom w:val="single" w:sz="4" w:space="1" w:color="000000"/>
          <w:right w:val="single" w:sz="4" w:space="4" w:color="000000"/>
        </w:pBdr>
        <w:rPr/>
      </w:pPr>
      <w:r>
        <w:rPr/>
        <w:t>La direction et le contrôle du marché sont assurés par le SPW – Direction xxx représenté par: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M./Mme …, chef de projet (Tel.: ..., fax: …, prénom.nom@spw.wallonie.be),</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xml:space="preserve">assisté(e) de … </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i/>
        </w:rPr>
      </w:pPr>
      <w:r>
        <w:rPr>
          <w:i/>
        </w:rPr>
        <w:t>Lorsque le pouvoir adjudicateur n’est pas la Région wallonne, adapter le texte ci-dessus.</w:t>
      </w:r>
    </w:p>
    <w:p>
      <w:pPr>
        <w:pStyle w:val="Normal"/>
        <w:pBdr>
          <w:top w:val="single" w:sz="4" w:space="1" w:color="000000"/>
          <w:left w:val="single" w:sz="4" w:space="4" w:color="000000"/>
          <w:bottom w:val="single" w:sz="4" w:space="1" w:color="000000"/>
          <w:right w:val="single" w:sz="4" w:space="4" w:color="000000"/>
        </w:pBdr>
        <w:rPr>
          <w:i/>
        </w:rPr>
      </w:pPr>
      <w:r>
        <w:rPr>
          <w:i/>
        </w:rPr>
      </w:r>
    </w:p>
    <w:p>
      <w:pPr>
        <w:pStyle w:val="Normal"/>
        <w:pBdr>
          <w:top w:val="single" w:sz="4" w:space="1" w:color="000000"/>
          <w:left w:val="single" w:sz="4" w:space="4" w:color="000000"/>
          <w:bottom w:val="single" w:sz="4" w:space="1" w:color="000000"/>
          <w:right w:val="single" w:sz="4" w:space="4" w:color="000000"/>
        </w:pBdr>
        <w:rPr>
          <w:u w:val="single"/>
        </w:rPr>
      </w:pPr>
      <w:r>
        <w:rPr>
          <w:u w:val="single"/>
        </w:rPr>
        <w:t>Si le Fonctionnaire dirigeant n'est pas encore désigné:</w:t>
      </w:r>
    </w:p>
    <w:p>
      <w:pPr>
        <w:pStyle w:val="Normal"/>
        <w:pBdr>
          <w:top w:val="single" w:sz="4" w:space="1" w:color="000000"/>
          <w:left w:val="single" w:sz="4" w:space="4" w:color="000000"/>
          <w:bottom w:val="single" w:sz="4" w:space="1" w:color="000000"/>
          <w:right w:val="single" w:sz="4" w:space="4" w:color="000000"/>
        </w:pBdr>
        <w:rPr>
          <w:u w:val="single"/>
        </w:rPr>
      </w:pPr>
      <w:r>
        <w:rPr>
          <w:u w:val="single"/>
        </w:rPr>
      </w:r>
    </w:p>
    <w:p>
      <w:pPr>
        <w:pStyle w:val="Normal"/>
        <w:pBdr>
          <w:top w:val="single" w:sz="4" w:space="1" w:color="000000"/>
          <w:left w:val="single" w:sz="4" w:space="4" w:color="000000"/>
          <w:bottom w:val="single" w:sz="4" w:space="1" w:color="000000"/>
          <w:right w:val="single" w:sz="4" w:space="4" w:color="000000"/>
        </w:pBdr>
        <w:rPr/>
      </w:pPr>
      <w:r>
        <w:rPr/>
        <w:t>Le fonctionnaire dirigeant est désigné par écrit par le Pouvoir adjudicateur au moment de la conclusion du marché</w:t>
      </w:r>
    </w:p>
    <w:p>
      <w:pPr>
        <w:pStyle w:val="Normal"/>
        <w:pBdr>
          <w:top w:val="single" w:sz="4" w:space="1" w:color="000000"/>
          <w:left w:val="single" w:sz="4" w:space="4" w:color="000000"/>
          <w:bottom w:val="single" w:sz="4" w:space="1" w:color="000000"/>
          <w:right w:val="single" w:sz="4" w:space="4" w:color="000000"/>
        </w:pBdr>
        <w:rPr/>
      </w:pPr>
      <w:r>
        <w:rPr/>
        <w:t>Toute limite éventuelle des pouvoirs du fonctionnaire dirigeant appartenant au pouvoir adjudicateur doit être mentionnée au CSC ou dans la notification du marché. Si le fonctionnaire dirigeant est étranger au pouvoir adjudicateur, la teneur de son mandat éventuel doit être précisée dans le CSC ou dans la notification du marché.</w:t>
      </w:r>
    </w:p>
    <w:p>
      <w:pPr>
        <w:pStyle w:val="Normal"/>
        <w:rPr/>
      </w:pPr>
      <w:r>
        <w:rPr/>
      </w:r>
    </w:p>
    <w:p>
      <w:pPr>
        <w:pStyle w:val="CSCTitre3"/>
        <w:outlineLvl w:val="2"/>
        <w:rPr>
          <w:rFonts w:cs="Arial"/>
        </w:rPr>
      </w:pPr>
      <w:bookmarkStart w:id="50" w:name="__RefHeading___Toc517076196"/>
      <w:bookmarkEnd w:id="50"/>
      <w:r>
        <w:rPr>
          <w:rFonts w:cs="Arial"/>
        </w:rPr>
        <w:t>ARTICLE 12/3: Sous-traitance</w:t>
      </w:r>
    </w:p>
    <w:p>
      <w:pPr>
        <w:pStyle w:val="Normal"/>
        <w:rPr>
          <w:rFonts w:cs="Arial"/>
        </w:rPr>
      </w:pPr>
      <w:r>
        <w:rPr>
          <w:rFonts w:cs="Arial"/>
        </w:rPr>
      </w:r>
    </w:p>
    <w:p>
      <w:pPr>
        <w:pStyle w:val="Normal"/>
        <w:rPr>
          <w:i/>
          <w:szCs w:val="24"/>
        </w:rPr>
      </w:pPr>
      <w:r>
        <w:rPr>
          <w:i/>
          <w:szCs w:val="22"/>
        </w:rPr>
        <w:t xml:space="preserve">Pour les marchés de travaux relevant d’une </w:t>
      </w:r>
      <w:r>
        <w:rPr>
          <w:b/>
          <w:i/>
          <w:szCs w:val="22"/>
        </w:rPr>
        <w:t>catégorie</w:t>
      </w:r>
      <w:r>
        <w:rPr>
          <w:i/>
          <w:szCs w:val="22"/>
        </w:rPr>
        <w:t xml:space="preserve"> d'agréation, la chaîne de sous-traitance est limitée à 3 niveaux: le sous-traitant direct de l’adjudicataire, le sous-</w:t>
      </w:r>
      <w:r>
        <w:rPr>
          <w:i/>
          <w:szCs w:val="24"/>
        </w:rPr>
        <w:t>traitant de 2</w:t>
      </w:r>
      <w:r>
        <w:rPr>
          <w:i/>
          <w:szCs w:val="24"/>
          <w:vertAlign w:val="superscript"/>
        </w:rPr>
        <w:t>ème</w:t>
      </w:r>
      <w:r>
        <w:rPr>
          <w:i/>
          <w:szCs w:val="24"/>
        </w:rPr>
        <w:t xml:space="preserve"> niveau et le sous-traitant de 3</w:t>
      </w:r>
      <w:r>
        <w:rPr>
          <w:i/>
          <w:szCs w:val="24"/>
          <w:vertAlign w:val="superscript"/>
        </w:rPr>
        <w:t>ème</w:t>
      </w:r>
      <w:r>
        <w:rPr>
          <w:i/>
          <w:szCs w:val="24"/>
        </w:rPr>
        <w:t xml:space="preserve"> niveau.</w:t>
      </w:r>
    </w:p>
    <w:p>
      <w:pPr>
        <w:pStyle w:val="Normal"/>
        <w:rPr>
          <w:i/>
          <w:szCs w:val="24"/>
        </w:rPr>
      </w:pPr>
      <w:r>
        <w:rPr>
          <w:i/>
          <w:szCs w:val="24"/>
        </w:rPr>
      </w:r>
    </w:p>
    <w:p>
      <w:pPr>
        <w:pStyle w:val="Normal"/>
        <w:rPr/>
      </w:pPr>
      <w:r>
        <w:rPr>
          <w:i/>
          <w:szCs w:val="24"/>
        </w:rPr>
        <w:t xml:space="preserve">Pour un marché de travaux relevant d’une </w:t>
      </w:r>
      <w:r>
        <w:rPr>
          <w:b/>
          <w:i/>
          <w:szCs w:val="24"/>
        </w:rPr>
        <w:t>sous-catégorie</w:t>
      </w:r>
      <w:r>
        <w:rPr>
          <w:i/>
          <w:szCs w:val="24"/>
        </w:rPr>
        <w:t xml:space="preserve"> d’agréation, la chaîne de sous-traitance ne peut comporter plus de 2 niveaux.</w:t>
      </w:r>
    </w:p>
    <w:p>
      <w:pPr>
        <w:pStyle w:val="Normal"/>
        <w:rPr>
          <w:i/>
          <w:szCs w:val="24"/>
        </w:rPr>
      </w:pPr>
      <w:r>
        <w:rPr>
          <w:i/>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 xml:space="preserve">En </w:t>
      </w:r>
      <w:del w:id="114" w:author="MICHAUX Gauthier" w:date="2024-02-28T12:23:00Z">
        <w:r>
          <w:rPr>
            <w:szCs w:val="24"/>
          </w:rPr>
          <w:delText>fonction  du</w:delText>
        </w:r>
      </w:del>
      <w:ins w:id="115" w:author="MICHAUX Gauthier" w:date="2024-02-28T12:23:00Z">
        <w:r>
          <w:rPr>
            <w:szCs w:val="24"/>
          </w:rPr>
          <w:t>fonction du</w:t>
        </w:r>
      </w:ins>
      <w:r>
        <w:rPr>
          <w:szCs w:val="24"/>
        </w:rPr>
        <w:t xml:space="preserve"> fait que les travaux relèvent d'une catégorie ou sous-catégorie, indiquer:</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Le marché est limité à 3 niveaux de sous-traitance </w:t>
      </w:r>
    </w:p>
    <w:p>
      <w:pPr>
        <w:pStyle w:val="Normal"/>
        <w:pBdr>
          <w:top w:val="single" w:sz="4" w:space="1" w:color="000000"/>
          <w:left w:val="single" w:sz="4" w:space="4" w:color="000000"/>
          <w:bottom w:val="single" w:sz="4" w:space="1" w:color="000000"/>
          <w:right w:val="single" w:sz="4" w:space="4" w:color="000000"/>
        </w:pBdr>
        <w:rPr>
          <w:i/>
          <w:szCs w:val="24"/>
          <w:lang w:val="fr-BE"/>
        </w:rPr>
      </w:pPr>
      <w:r>
        <w:rPr>
          <w:i/>
          <w:szCs w:val="24"/>
          <w:lang w:val="fr-BE"/>
        </w:rPr>
        <w:t>ou</w:t>
      </w:r>
    </w:p>
    <w:p>
      <w:pPr>
        <w:pStyle w:val="Normal"/>
        <w:pBdr>
          <w:top w:val="single" w:sz="4" w:space="1" w:color="000000"/>
          <w:left w:val="single" w:sz="4" w:space="4" w:color="000000"/>
          <w:bottom w:val="single" w:sz="4" w:space="1" w:color="000000"/>
          <w:right w:val="single" w:sz="4" w:space="4" w:color="000000"/>
        </w:pBdr>
        <w:rPr>
          <w:szCs w:val="24"/>
        </w:rPr>
      </w:pPr>
      <w:r>
        <w:rPr>
          <w:szCs w:val="24"/>
        </w:rPr>
        <w:t>Le marché est limité à 2 niveaux de sous-traitance. </w:t>
      </w:r>
    </w:p>
    <w:p>
      <w:pPr>
        <w:pStyle w:val="Normal"/>
        <w:rPr>
          <w:szCs w:val="24"/>
        </w:rPr>
      </w:pPr>
      <w:r>
        <w:rPr>
          <w:szCs w:val="24"/>
        </w:rPr>
      </w:r>
    </w:p>
    <w:p>
      <w:pPr>
        <w:pStyle w:val="Normal"/>
        <w:rPr>
          <w:szCs w:val="22"/>
        </w:rPr>
      </w:pPr>
      <w:r>
        <w:rPr>
          <w:szCs w:val="22"/>
        </w:rPr>
        <w:t>L’article 1798 du Code Civil relatif à l’action directe du sous-traitant est applicable au présent marché.</w:t>
      </w:r>
      <w:bookmarkStart w:id="51" w:name="__RefHeading___Toc517076197"/>
    </w:p>
    <w:p>
      <w:pPr>
        <w:pStyle w:val="Normal"/>
        <w:rPr>
          <w:color w:val="FF0000"/>
          <w:szCs w:val="22"/>
        </w:rPr>
      </w:pPr>
      <w:r>
        <w:rPr>
          <w:color w:val="FF0000"/>
          <w:szCs w:val="22"/>
        </w:rPr>
      </w:r>
    </w:p>
    <w:p>
      <w:pPr>
        <w:pStyle w:val="CSCTitre3"/>
        <w:outlineLvl w:val="2"/>
        <w:rPr>
          <w:rFonts w:cs="Arial"/>
        </w:rPr>
      </w:pPr>
      <w:r>
        <w:rPr>
          <w:rFonts w:cs="Arial"/>
        </w:rPr>
        <w:t>ARTICLE 19: Utilisation des résultats</w:t>
      </w:r>
      <w:bookmarkEnd w:id="51"/>
    </w:p>
    <w:p>
      <w:pPr>
        <w:pStyle w:val="Normal"/>
        <w:rPr>
          <w:rFonts w:cs="Arial"/>
          <w:b/>
          <w:u w:val="single"/>
        </w:rPr>
      </w:pPr>
      <w:r>
        <w:rPr>
          <w:rFonts w:cs="Arial"/>
          <w:b/>
          <w:u w:val="single"/>
        </w:rPr>
      </w:r>
    </w:p>
    <w:p>
      <w:pPr>
        <w:pStyle w:val="Normal"/>
        <w:pBdr>
          <w:top w:val="single" w:sz="4" w:space="1" w:color="000000"/>
          <w:left w:val="single" w:sz="4" w:space="4" w:color="000000"/>
          <w:bottom w:val="single" w:sz="4" w:space="1" w:color="000000"/>
          <w:right w:val="single" w:sz="4" w:space="4" w:color="000000"/>
        </w:pBdr>
        <w:rPr/>
      </w:pPr>
      <w:r>
        <w:rPr/>
        <w:t>A défaut de précisions dans les documents du marché, les droits et licences restent propriété de l’adjudicataire. L’adjudicataire est libre d’utiliser les résultats.</w:t>
      </w:r>
    </w:p>
    <w:p>
      <w:pPr>
        <w:pStyle w:val="Normal"/>
        <w:pBdr>
          <w:top w:val="single" w:sz="4" w:space="1" w:color="000000"/>
          <w:left w:val="single" w:sz="4" w:space="4" w:color="000000"/>
          <w:bottom w:val="single" w:sz="4" w:space="1" w:color="000000"/>
          <w:right w:val="single" w:sz="4" w:space="4" w:color="000000"/>
        </w:pBdr>
        <w:rPr>
          <w:b/>
          <w:u w:val="single"/>
        </w:rPr>
      </w:pPr>
      <w:r>
        <w:rPr>
          <w:b/>
          <w:u w:val="single"/>
        </w:rPr>
      </w:r>
    </w:p>
    <w:p>
      <w:pPr>
        <w:pStyle w:val="Normal"/>
        <w:pBdr>
          <w:top w:val="single" w:sz="4" w:space="1" w:color="000000"/>
          <w:left w:val="single" w:sz="4" w:space="4" w:color="000000"/>
          <w:bottom w:val="single" w:sz="4" w:space="1" w:color="000000"/>
          <w:right w:val="single" w:sz="4" w:space="4" w:color="000000"/>
        </w:pBdr>
        <w:rPr/>
      </w:pPr>
      <w:r>
        <w:rPr/>
        <w:t xml:space="preserve">Indiquer si le pouvoir adjudicateur souhaite acquérir les droits de propriété intellectuelle. </w:t>
      </w:r>
    </w:p>
    <w:p>
      <w:pPr>
        <w:pStyle w:val="Normal"/>
        <w:pBdr>
          <w:top w:val="single" w:sz="4" w:space="1" w:color="000000"/>
          <w:left w:val="single" w:sz="4" w:space="4" w:color="000000"/>
          <w:bottom w:val="single" w:sz="4" w:space="1" w:color="000000"/>
          <w:right w:val="single" w:sz="4" w:space="4" w:color="000000"/>
        </w:pBdr>
        <w:rPr>
          <w:b/>
          <w:u w:val="single"/>
        </w:rPr>
      </w:pPr>
      <w:r>
        <w:rPr>
          <w:b/>
          <w:u w:val="single"/>
        </w:rPr>
      </w:r>
    </w:p>
    <w:p>
      <w:pPr>
        <w:pStyle w:val="Normal"/>
        <w:pBdr>
          <w:top w:val="single" w:sz="4" w:space="1" w:color="000000"/>
          <w:left w:val="single" w:sz="4" w:space="4" w:color="000000"/>
          <w:bottom w:val="single" w:sz="4" w:space="1" w:color="000000"/>
          <w:right w:val="single" w:sz="4" w:space="4" w:color="000000"/>
        </w:pBdr>
        <w:rPr/>
      </w:pPr>
      <w:r>
        <w:rPr/>
        <w:t>Enumérer les modes d’exploitation pour lesquels le pouvoir adjudicateur souhaite obtenir une licence.</w:t>
      </w:r>
    </w:p>
    <w:p>
      <w:pPr>
        <w:pStyle w:val="Normal"/>
        <w:pBdr>
          <w:top w:val="single" w:sz="4" w:space="1" w:color="000000"/>
          <w:left w:val="single" w:sz="4" w:space="4" w:color="000000"/>
          <w:bottom w:val="single" w:sz="4" w:space="1" w:color="000000"/>
          <w:right w:val="single" w:sz="4" w:space="4" w:color="000000"/>
        </w:pBdr>
        <w:rPr>
          <w:b/>
          <w:u w:val="single"/>
        </w:rPr>
      </w:pPr>
      <w:r>
        <w:rPr>
          <w:b/>
          <w:u w:val="single"/>
        </w:rPr>
      </w:r>
    </w:p>
    <w:p>
      <w:pPr>
        <w:pStyle w:val="Normal"/>
        <w:pBdr>
          <w:top w:val="single" w:sz="4" w:space="1" w:color="000000"/>
          <w:left w:val="single" w:sz="4" w:space="4" w:color="000000"/>
          <w:bottom w:val="single" w:sz="4" w:space="1" w:color="000000"/>
          <w:right w:val="single" w:sz="4" w:space="4" w:color="000000"/>
        </w:pBdr>
        <w:rPr/>
      </w:pPr>
      <w:r>
        <w:rPr/>
        <w:t>Le cas échéant, préciser dans les documents du marché les conditions d’une utilisation commerciale ou autre, par l’adjudicataire, des informations générales sur l’existence du marché et sur les résultats obtenus.</w:t>
      </w:r>
    </w:p>
    <w:p>
      <w:pPr>
        <w:pStyle w:val="CSCTitre3"/>
        <w:outlineLvl w:val="2"/>
        <w:rPr>
          <w:rFonts w:cs="Arial"/>
        </w:rPr>
      </w:pPr>
      <w:bookmarkStart w:id="52" w:name="__RefHeading___Toc517076198"/>
      <w:bookmarkEnd w:id="52"/>
      <w:r>
        <w:rPr>
          <w:rFonts w:cs="Arial"/>
        </w:rPr>
        <w:t>ARTICLE 23: Assistance mutuelle et garantie</w:t>
      </w:r>
    </w:p>
    <w:p>
      <w:pPr>
        <w:pStyle w:val="Normal"/>
        <w:rPr>
          <w:rFonts w:cs="Arial"/>
          <w:b/>
          <w:u w:val="single"/>
        </w:rPr>
      </w:pPr>
      <w:r>
        <w:rPr>
          <w:rFonts w:cs="Arial"/>
          <w:b/>
          <w:u w:val="single"/>
        </w:rPr>
      </w:r>
    </w:p>
    <w:p>
      <w:pPr>
        <w:pStyle w:val="Normal"/>
        <w:rPr>
          <w:i/>
        </w:rPr>
      </w:pPr>
      <w:r>
        <w:rPr>
          <w:i/>
        </w:rPr>
        <w:t>En règle générale, la garantie est limitée au montant du marché hors TVA. Les documents du marché peuvent toutefois en disposer autrement.</w:t>
      </w:r>
    </w:p>
    <w:p>
      <w:pPr>
        <w:pStyle w:val="Normal"/>
        <w:rPr>
          <w:b/>
          <w:i/>
        </w:rPr>
      </w:pPr>
      <w:r>
        <w:rPr>
          <w:b/>
          <w:i/>
        </w:rPr>
      </w:r>
    </w:p>
    <w:p>
      <w:pPr>
        <w:pStyle w:val="Normal"/>
        <w:pBdr>
          <w:top w:val="single" w:sz="4" w:space="1" w:color="000000"/>
          <w:left w:val="single" w:sz="4" w:space="4" w:color="000000"/>
          <w:bottom w:val="single" w:sz="4" w:space="1" w:color="000000"/>
          <w:right w:val="single" w:sz="4" w:space="4" w:color="000000"/>
        </w:pBdr>
        <w:rPr/>
      </w:pPr>
      <w:r>
        <w:rPr/>
        <w:t>Indiquer le montant de la garantie si celui-ci est supérieur au montant du marché hors TVA.</w:t>
      </w:r>
    </w:p>
    <w:p>
      <w:pPr>
        <w:pStyle w:val="Normal"/>
        <w:rPr/>
      </w:pPr>
      <w:r>
        <w:rPr/>
      </w:r>
    </w:p>
    <w:p>
      <w:pPr>
        <w:pStyle w:val="CSCTitre3"/>
        <w:outlineLvl w:val="2"/>
        <w:rPr/>
      </w:pPr>
      <w:bookmarkStart w:id="53" w:name="__RefHeading___Toc517076199"/>
      <w:bookmarkEnd w:id="53"/>
      <w:r>
        <w:rPr>
          <w:rFonts w:cs="Arial"/>
        </w:rPr>
        <w:t>ARTICLE 24: Assurances</w:t>
      </w:r>
    </w:p>
    <w:p>
      <w:pPr>
        <w:pStyle w:val="Normal"/>
        <w:rPr>
          <w:rFonts w:cs="Arial"/>
        </w:rPr>
      </w:pPr>
      <w:r>
        <w:rPr>
          <w:rFonts w:cs="Arial"/>
        </w:rPr>
      </w:r>
    </w:p>
    <w:p>
      <w:pPr>
        <w:pStyle w:val="BodyText"/>
        <w:spacing w:lineRule="atLeast" w:line="300"/>
        <w:rPr/>
      </w:pPr>
      <w:r>
        <w:rPr/>
        <w:t>Outre les assurances prévues par l’article 24 de l’arrêté royal du 14 janvier 2013 (à savoir une assurance couvrant la responsabilité de l’entrepreneur en matière d’accidents du travail et une assurance couvrant sa responsabilité civile en cas d’accidents survenant à des tiers par le fait des travaux), le pouvoir adjudicateur peut exiger les couvertures par assurances suivantes:</w:t>
      </w:r>
    </w:p>
    <w:p>
      <w:pPr>
        <w:pStyle w:val="BodyText"/>
        <w:spacing w:lineRule="atLeast" w:line="300"/>
        <w:rPr/>
      </w:pPr>
      <w:r>
        <w:rPr/>
      </w:r>
    </w:p>
    <w:p>
      <w:pPr>
        <w:pStyle w:val="BodyText"/>
        <w:numPr>
          <w:ilvl w:val="0"/>
          <w:numId w:val="3"/>
        </w:numPr>
        <w:spacing w:lineRule="atLeast" w:line="300"/>
        <w:rPr/>
      </w:pPr>
      <w:r>
        <w:rPr/>
        <w:t>soit une assurance "TRC" (tous risques chantier) pendant l’exécution des travaux;</w:t>
      </w:r>
    </w:p>
    <w:p>
      <w:pPr>
        <w:pStyle w:val="BodyText"/>
        <w:numPr>
          <w:ilvl w:val="0"/>
          <w:numId w:val="3"/>
        </w:numPr>
        <w:spacing w:lineRule="atLeast" w:line="300"/>
        <w:rPr/>
      </w:pPr>
      <w:r>
        <w:rPr/>
        <w:t>soit une assurance "responsabilité décennale";</w:t>
      </w:r>
    </w:p>
    <w:p>
      <w:pPr>
        <w:pStyle w:val="BodyText"/>
        <w:numPr>
          <w:ilvl w:val="0"/>
          <w:numId w:val="3"/>
        </w:numPr>
        <w:spacing w:lineRule="atLeast" w:line="300"/>
        <w:rPr/>
      </w:pPr>
      <w:r>
        <w:rPr/>
        <w:t>soit les deux.</w:t>
      </w:r>
    </w:p>
    <w:p>
      <w:pPr>
        <w:pStyle w:val="BodyText"/>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 xml:space="preserve">Selon le cas retenu, le ou les textes suivants sont à insérer: </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Heading9"/>
        <w:pBdr>
          <w:top w:val="single" w:sz="12" w:space="1" w:color="000000"/>
          <w:left w:val="single" w:sz="12" w:space="1" w:color="000000"/>
          <w:bottom w:val="single" w:sz="12" w:space="1" w:color="000000"/>
          <w:right w:val="single" w:sz="12" w:space="1" w:color="000000"/>
        </w:pBdr>
        <w:ind w:hanging="0" w:start="0"/>
        <w:rPr>
          <w:rFonts w:ascii="Arial Gras" w:hAnsi="Arial Gras" w:cs="Arial"/>
          <w:b/>
          <w:i w:val="false"/>
          <w:caps/>
          <w:sz w:val="24"/>
        </w:rPr>
      </w:pPr>
      <w:r>
        <w:rPr>
          <w:rFonts w:cs="Arial" w:ascii="Arial Gras" w:hAnsi="Arial Gras"/>
          <w:b/>
          <w:i w:val="false"/>
          <w:caps/>
          <w:sz w:val="24"/>
        </w:rPr>
        <w:t>Assurance "tous risques chantier"</w:t>
      </w:r>
    </w:p>
    <w:p>
      <w:pPr>
        <w:pStyle w:val="Normal"/>
        <w:pBdr>
          <w:top w:val="single" w:sz="12" w:space="1" w:color="000000"/>
          <w:left w:val="single" w:sz="12" w:space="1" w:color="000000"/>
          <w:bottom w:val="single" w:sz="12" w:space="1" w:color="000000"/>
          <w:right w:val="single" w:sz="12" w:space="1" w:color="000000"/>
        </w:pBdr>
        <w:spacing w:lineRule="atLeast" w:line="300"/>
        <w:rPr>
          <w:rFonts w:ascii="Arial Gras" w:hAnsi="Arial Gras" w:cs="Arial"/>
          <w:b/>
          <w:i/>
          <w:caps/>
          <w:sz w:val="24"/>
        </w:rPr>
      </w:pPr>
      <w:r>
        <w:rPr>
          <w:rFonts w:cs="Arial" w:ascii="Arial Gras" w:hAnsi="Arial Gras"/>
          <w:b/>
          <w:i/>
          <w:caps/>
          <w:sz w:val="24"/>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L’adjudicataire souscrit une assurance "tous risques chantier" offrant au moins toutes les garanties suivantes:</w:t>
      </w:r>
    </w:p>
    <w:p>
      <w:pPr>
        <w:pStyle w:val="Normal"/>
        <w:numPr>
          <w:ilvl w:val="0"/>
          <w:numId w:val="9"/>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risques d’effondrement total ou partiel de l’ouvrage;</w:t>
      </w:r>
    </w:p>
    <w:p>
      <w:pPr>
        <w:pStyle w:val="Normal"/>
        <w:numPr>
          <w:ilvl w:val="0"/>
          <w:numId w:val="9"/>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risques liés à la responsabilité civile de tous les édificateurs, telle qu’elle résulte de l’application des articles 1382 à 1384 et 1386 du Code civil, en raison des dommages matériels et corporels causés au pouvoir adjudicateur ou à des tiers et imputables à l’exécution sur le chantier de l’ouvrage assuré;</w:t>
      </w:r>
    </w:p>
    <w:p>
      <w:pPr>
        <w:pStyle w:val="Normal"/>
        <w:numPr>
          <w:ilvl w:val="0"/>
          <w:numId w:val="9"/>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réparations des dommages aux tiers imputés à l’usage même licite fait par le pouvoir adjudicateur de son droit de propriété et résultant de l’exécution sur le chantier de l’ouvrage assuré (art. 3.101 du Code civil). Cette garantie s’applique aux dégâts occasionnés aux constructions avoisinantes ainsi qu’à leurs conséquences directes.</w:t>
      </w:r>
    </w:p>
    <w:p>
      <w:pPr>
        <w:pStyle w:val="Normal"/>
        <w:numPr>
          <w:ilvl w:val="0"/>
          <w:numId w:val="9"/>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risques de vol ou vandalisme à l’ouvrage et aux matériaux.</w:t>
      </w:r>
    </w:p>
    <w:p>
      <w:pPr>
        <w:pStyle w:val="Normal"/>
        <w:numPr>
          <w:ilvl w:val="0"/>
          <w:numId w:val="9"/>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dégâts résultant d’erreurs de conception, de calcul ou d’exécution, ou à des matériaux défectueux.</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Toutes les personnes concernées par l’édification de l’ouvrage (adjudicataire, sous-traitant, ingénieur, architecte, pouvoir adjudicateur, contrôleur technique…) sont assurées.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Avant le début des travaux, l’adjudicataire présente au pouvoir adjudicateur le contrat d’assurance délivré par la compagnie d’assurances.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 police mentionne que la compagnie d’assurances accorde au pouvoir adjudicateur un droit d’indemnisation pour les dommages qu’il viendrait à subir lorsque les garanties deviennent inopérantes par suite de la disparition juridique ou par décès des assurés.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Dans tous les cas, les indemnités qui pourraient être dues au pouvoir adjudicateur par l’application des garanties, pour tous dommages subis par l’ouvrage faisant l’objet de l’assurance, sont payées directement au pouvoir adjudicateur.</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 police d’assurance stipule que la compagnie renonce à tous recours qu’elle serait en droit d’exercer contre le pouvoir adjudicateur. Celui-ci est déclaré bénéficiaire, pour autant que de besoin, des garanties de la police.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L’indemnité par sinistre affectant les garanties comporte les frais normaux à engager pour réparer ou reconstruire l’ouvrage en limitant ceux-ci à la valeur réelle de la construction immédiatement avant le sinistre.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L’adjudicataire doit à tout moment pouvoir faire la preuve qu’il est en règle quant aux paiements de la prime d’assurances. En cas de retard de paiement, le pouvoir adjudicateur peut déduire les montants correspondants des états d’avancement et effectuer lui-même les paiements de régularisation.</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Les travaux suivants font l’objet de cette police d’assurance: (à définir)</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i/>
          <w:szCs w:val="24"/>
          <w:highlight w:val="yellow"/>
        </w:rPr>
      </w:pPr>
      <w:r>
        <w:rPr/>
        <w:t>Les frais d’assurances constituent une charge d’entreprise.</w:t>
      </w:r>
    </w:p>
    <w:p>
      <w:pPr>
        <w:pStyle w:val="Normal"/>
        <w:rPr>
          <w:i/>
          <w:szCs w:val="24"/>
          <w:highlight w:val="yellow"/>
        </w:rPr>
      </w:pPr>
      <w:r>
        <w:rPr>
          <w:i/>
          <w:szCs w:val="24"/>
          <w:highlight w:val="yellow"/>
        </w:rPr>
      </w:r>
    </w:p>
    <w:p>
      <w:pPr>
        <w:pStyle w:val="Heading9"/>
        <w:pBdr>
          <w:top w:val="single" w:sz="12" w:space="1" w:color="000000"/>
          <w:left w:val="single" w:sz="12" w:space="1" w:color="000000"/>
          <w:bottom w:val="single" w:sz="12" w:space="1" w:color="000000"/>
          <w:right w:val="single" w:sz="12" w:space="1" w:color="000000"/>
        </w:pBdr>
        <w:ind w:hanging="0" w:start="0"/>
        <w:rPr>
          <w:rFonts w:ascii="Arial Gras" w:hAnsi="Arial Gras" w:cs="Arial"/>
          <w:b/>
          <w:i w:val="false"/>
          <w:caps/>
          <w:sz w:val="24"/>
        </w:rPr>
      </w:pPr>
      <w:r>
        <w:rPr>
          <w:rFonts w:cs="Arial" w:ascii="Arial Gras" w:hAnsi="Arial Gras"/>
          <w:b/>
          <w:i w:val="false"/>
          <w:caps/>
          <w:sz w:val="24"/>
        </w:rPr>
        <w:t>Assurance "responsabilité décennale"</w:t>
      </w:r>
    </w:p>
    <w:p>
      <w:pPr>
        <w:pStyle w:val="Normal"/>
        <w:pBdr>
          <w:top w:val="single" w:sz="12" w:space="1" w:color="000000"/>
          <w:left w:val="single" w:sz="12" w:space="1" w:color="000000"/>
          <w:bottom w:val="single" w:sz="12" w:space="1" w:color="000000"/>
          <w:right w:val="single" w:sz="12" w:space="1" w:color="000000"/>
        </w:pBdr>
        <w:spacing w:lineRule="atLeast" w:line="300"/>
        <w:rPr>
          <w:rFonts w:ascii="Arial Gras" w:hAnsi="Arial Gras" w:cs="Arial"/>
          <w:b/>
          <w:i/>
          <w:caps/>
          <w:sz w:val="24"/>
        </w:rPr>
      </w:pPr>
      <w:r>
        <w:rPr>
          <w:rFonts w:cs="Arial" w:ascii="Arial Gras" w:hAnsi="Arial Gras"/>
          <w:b/>
          <w:i/>
          <w:caps/>
          <w:sz w:val="24"/>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L’adjudicataire souscrit une assurance "responsabilité décennale" (appelée aussi police "assurance-contrôle") et prend à sa charge l’ensemble des frais d’assurance et de contrôle qui en résultent.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Pendant les 10 ans qui suivent la réception provisoire, la police d’assurance couvre, avec le concours d’un organisme de contrôle:</w:t>
      </w:r>
    </w:p>
    <w:p>
      <w:pPr>
        <w:pStyle w:val="Normal"/>
        <w:numPr>
          <w:ilvl w:val="0"/>
          <w:numId w:val="4"/>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risques liés à la responsabilité décennale de tous les édificateurs, telle qu’elle résulte de l’application des articles 1792 et 2270 du Code civil, et à leur responsabilité civile (art. 1382 à 1384 et 1386) en raison de dommages matériels et corporels causés au pouvoir adjudicateur ou à des tiers à la suite d’un événement engageant la responsabilité décennale (garanties B1, B2 et B3).</w:t>
      </w:r>
    </w:p>
    <w:p>
      <w:pPr>
        <w:pStyle w:val="Normal"/>
        <w:numPr>
          <w:ilvl w:val="0"/>
          <w:numId w:val="4"/>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 xml:space="preserve">les réparations des dommages aux tiers imputés à l’usage même licite fait par le pouvoir adjudicateur de son droit de propriété et résultant de l’exécution sur le chantier de l’ouvrage assuré (art. </w:t>
      </w:r>
      <w:del w:id="116" w:author="REUTER Céline" w:date="2023-11-14T10:41:00Z">
        <w:r>
          <w:rPr/>
          <w:delText xml:space="preserve">544 </w:delText>
        </w:r>
      </w:del>
      <w:ins w:id="117" w:author="REUTER Céline" w:date="2023-11-14T10:41:00Z">
        <w:r>
          <w:rPr/>
          <w:t xml:space="preserve">3.101 </w:t>
        </w:r>
      </w:ins>
      <w:r>
        <w:rPr/>
        <w:t>du Code civil). Cette garantie s’applique aux dégâts occasionnés aux constructions avoisinantes ainsi qu’à leurs conséquences directes.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Toutes les personnes concernées par l’édification de l’ouvrage (adjudicataire, sous-traitant, ingénieur, architecte, pouvoir adjudicateur…) sont assurées.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Avant le début des travaux, l’adjudicataire soumet au pouvoir adjudicateur une couverture provisoire délivrée par la compagnie d’assurances.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A la réception provisoire de l’ouvrage faisant l’objet de l’assurance, le contrat d’assurance est soumis à l’approbation du pouvoir adjudicateur.</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 police mentionne que la compagnie d’assurances accorde au pouvoir adjudicateur un droit d’indemnisation pour les dommages qu’il viendrait à subir lorsque les garanties décennales deviennent inopérantes par suite de la disparition juridique ou par décès des assurés.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Dans tous les cas, les indemnités qui pourraient être dues au pouvoir adjudicateur par l’application des garanties afférentes à la responsabilité décennale, pour tous dommages subis par l’ouvrage faisant l’objet de l’assurance, sont payées directement au pouvoir adjudicateur.</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 police d’assurance stipule que la compagnie renonce à tous recours qu’elle serait en droit d’exercer contre le pouvoir adjudicateur. Celui-ci est déclaré bénéficiaire, pour autant que de besoin, des garanties de la police.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L’indemnité par sinistre affectant les garanties décennales comporte les frais normaux à engager pour réparer ou reconstruire l’ouvrage en limitant ceux-ci à la valeur réelle de l’ouvrage immédiatement avant le sinistre.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Les dommages aux parachèvements par incorporation, suite à des dommages à l’ouvrage assuré, sont assurés dans le cadre des garanties B2 ou B3.</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 règle proportionnelle est abrogée si la valeur de reconstruction de l’ouvrage sinistré ne dépasse pas, au jour du sinistre, la valeur donnée par la formule V = V</w:t>
      </w:r>
      <w:r>
        <w:rPr>
          <w:vertAlign w:val="subscript"/>
        </w:rPr>
        <w:t>0</w:t>
      </w:r>
      <w:r>
        <w:rPr/>
        <w:t xml:space="preserve"> (1 + a)</w:t>
      </w:r>
      <w:r>
        <w:rPr>
          <w:vertAlign w:val="superscript"/>
        </w:rPr>
        <w:t>n</w:t>
      </w:r>
      <w:r>
        <w:rPr/>
        <w:t xml:space="preserve"> dans laquelle: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a = 0,05 sauf prescriptions contraires du cahier spécial des charges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V</w:t>
      </w:r>
      <w:r>
        <w:rPr>
          <w:vertAlign w:val="subscript"/>
        </w:rPr>
        <w:t>0</w:t>
      </w:r>
      <w:r>
        <w:rPr/>
        <w:t xml:space="preserve"> = la valeur déclarée à la date de prise d’effet de la garantie B1</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n = le nombre d’années (arrondi à la demi-unité la plus proche) entre la date de prise d’effet de la garantie B1 et celle du sinistre.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L’adjudicataire doit, à tout moment, pouvoir faire la preuve qu’il est en règle quant aux paiements de la prime d’assurance et des honoraires de contrôle. En cas de retard de paiement, le pouvoir adjudicateur peut déduire les montants correspondants des états d’avancement et effectuer lui-même les paiements de régularisation.</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Les travaux suivants font l’objet de cette police d’assurance-contrôle: (à définir)</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Les frais d’assurance et de contrôle lié à celle-ci constituent une charge d’entreprise.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La date de départ des garanties décennales est celle de la réception provisoire.</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L’organisme de contrôle qui apporte son concours technique doit pouvoir faire la preuve d’une grande expérience dans le contrôle technique d’ouvrages similaires. Il doit être capable de fournir, à la demande:</w:t>
      </w:r>
    </w:p>
    <w:p>
      <w:pPr>
        <w:pStyle w:val="Normal"/>
        <w:numPr>
          <w:ilvl w:val="0"/>
          <w:numId w:val="8"/>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une liste de projets comparables en importance, pour lesquels l’organisme a effectué le contrôle technique, et le curriculum vitae de chaque ingénieur civil et industriel affectés au contrôle du présent ouvrage. Ces documents reprennent la liste des ouvrages similaires effectivement contrôlés par chaque ingénieur concerné.</w:t>
      </w:r>
    </w:p>
    <w:p>
      <w:pPr>
        <w:pStyle w:val="Puces1"/>
        <w:numPr>
          <w:ilvl w:val="0"/>
          <w:numId w:val="8"/>
        </w:numPr>
        <w:pBdr>
          <w:top w:val="single" w:sz="12" w:space="1" w:color="000000"/>
          <w:left w:val="single" w:sz="12" w:space="1" w:color="000000"/>
          <w:bottom w:val="single" w:sz="12" w:space="1" w:color="000000"/>
          <w:right w:val="single" w:sz="12" w:space="1" w:color="000000"/>
        </w:pBdr>
        <w:rPr>
          <w:rFonts w:ascii="Arial" w:hAnsi="Arial" w:cs="Arial"/>
          <w:i w:val="false"/>
          <w:sz w:val="22"/>
          <w:szCs w:val="22"/>
        </w:rPr>
      </w:pPr>
      <w:r>
        <w:rPr>
          <w:rFonts w:cs="Arial" w:ascii="Arial" w:hAnsi="Arial"/>
          <w:i w:val="false"/>
          <w:sz w:val="22"/>
          <w:szCs w:val="22"/>
        </w:rPr>
        <w:t>l’engagement à n’effectuer directement ou indirectement aucun essai de laboratoire ou "in situ" rémunéré par le maître de l’ouvrage</w:t>
      </w:r>
    </w:p>
    <w:p>
      <w:pPr>
        <w:pStyle w:val="Normal"/>
        <w:numPr>
          <w:ilvl w:val="0"/>
          <w:numId w:val="8"/>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un organigramme complet et détaillé de l’organisme; celui-ci montre clairement l’organisation, la répartition des compétences du personnel affecté à la mission</w:t>
      </w:r>
    </w:p>
    <w:p>
      <w:pPr>
        <w:pStyle w:val="Normal"/>
        <w:numPr>
          <w:ilvl w:val="0"/>
          <w:numId w:val="8"/>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la description des moyens disponibles pour des interventions rapides en vue de faire face à des situations de chantier imprévues, délicates et urgentes</w:t>
      </w:r>
    </w:p>
    <w:p>
      <w:pPr>
        <w:pStyle w:val="Normal"/>
        <w:numPr>
          <w:ilvl w:val="0"/>
          <w:numId w:val="8"/>
        </w:numPr>
        <w:pBdr>
          <w:top w:val="single" w:sz="12" w:space="1" w:color="000000"/>
          <w:left w:val="single" w:sz="12" w:space="1" w:color="000000"/>
          <w:bottom w:val="single" w:sz="12" w:space="1" w:color="000000"/>
          <w:right w:val="single" w:sz="12" w:space="1" w:color="000000"/>
        </w:pBdr>
        <w:tabs>
          <w:tab w:val="clear" w:pos="4536"/>
        </w:tabs>
        <w:spacing w:lineRule="atLeast" w:line="300"/>
        <w:rPr/>
      </w:pPr>
      <w:r>
        <w:rPr/>
        <w:t>les agréations auprès des compagnies d’assurance pratiquant la couverture de la responsabilité décennale en matière de construction.</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t>L’organisme de contrôle ne peut faire appel à des sous-traitants.</w:t>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pPr>
      <w:r>
        <w:rPr/>
      </w:r>
    </w:p>
    <w:p>
      <w:pPr>
        <w:pStyle w:val="Normal"/>
        <w:pBdr>
          <w:top w:val="single" w:sz="12" w:space="1" w:color="000000"/>
          <w:left w:val="single" w:sz="12" w:space="1" w:color="000000"/>
          <w:bottom w:val="single" w:sz="12" w:space="1" w:color="000000"/>
          <w:right w:val="single" w:sz="12" w:space="1" w:color="000000"/>
        </w:pBdr>
        <w:spacing w:lineRule="atLeast" w:line="300"/>
        <w:rPr>
          <w:b/>
          <w:lang w:val="fr-BE"/>
        </w:rPr>
      </w:pPr>
      <w:r>
        <w:rPr>
          <w:b/>
          <w:lang w:val="fr-BE"/>
        </w:rPr>
        <w:t>Subdivision B1: Assurance de la responsabilité décennale vis-à-vis du maître de l’ouvrage</w:t>
      </w:r>
    </w:p>
    <w:p>
      <w:pPr>
        <w:pStyle w:val="Normal"/>
        <w:pBdr>
          <w:top w:val="single" w:sz="12" w:space="1" w:color="000000"/>
          <w:left w:val="single" w:sz="12" w:space="1" w:color="000000"/>
          <w:bottom w:val="single" w:sz="12" w:space="1" w:color="000000"/>
          <w:right w:val="single" w:sz="12" w:space="1" w:color="000000"/>
        </w:pBdr>
        <w:spacing w:lineRule="atLeast" w:line="300"/>
        <w:rPr>
          <w:b/>
          <w:lang w:val="fr-BE"/>
        </w:rPr>
      </w:pPr>
      <w:r>
        <w:rPr>
          <w:b/>
          <w:lang w:val="fr-BE"/>
        </w:rPr>
      </w:r>
    </w:p>
    <w:p>
      <w:pPr>
        <w:pStyle w:val="Normal"/>
        <w:pBdr>
          <w:top w:val="single" w:sz="12" w:space="1" w:color="000000"/>
          <w:left w:val="single" w:sz="12" w:space="1" w:color="000000"/>
          <w:bottom w:val="single" w:sz="12" w:space="1" w:color="000000"/>
          <w:right w:val="single" w:sz="12" w:space="1" w:color="000000"/>
        </w:pBdr>
        <w:spacing w:lineRule="atLeast" w:line="300"/>
        <w:rPr>
          <w:lang w:val="fr-BE"/>
        </w:rPr>
      </w:pPr>
      <w:r>
        <w:rPr>
          <w:lang w:val="fr-BE"/>
        </w:rPr>
        <w:t>La compagnie garantit aux assurés la réparation pécuniaire des dégâts à l’ouvrage assuré, à laquelle ils pourraient être tenus vis-à-vis du Maître de l'ouvrage, en vertu des articles 1792 et 2270 du Code civil belge. Cette garantie ne s'applique qu'aux travaux contrôlés de gros-œuvre clos ou de génie civil.</w:t>
      </w:r>
    </w:p>
    <w:p>
      <w:pPr>
        <w:pStyle w:val="Normal"/>
        <w:pBdr>
          <w:top w:val="single" w:sz="12" w:space="1" w:color="000000"/>
          <w:left w:val="single" w:sz="12" w:space="1" w:color="000000"/>
          <w:bottom w:val="single" w:sz="12" w:space="1" w:color="000000"/>
          <w:right w:val="single" w:sz="12" w:space="1" w:color="000000"/>
        </w:pBdr>
        <w:spacing w:lineRule="atLeast" w:line="300"/>
        <w:rPr>
          <w:lang w:val="fr-BE"/>
        </w:rPr>
      </w:pPr>
      <w:r>
        <w:rPr>
          <w:lang w:val="fr-BE"/>
        </w:rPr>
      </w:r>
    </w:p>
    <w:p>
      <w:pPr>
        <w:pStyle w:val="Normal"/>
        <w:pBdr>
          <w:top w:val="single" w:sz="12" w:space="1" w:color="000000"/>
          <w:left w:val="single" w:sz="12" w:space="1" w:color="000000"/>
          <w:bottom w:val="single" w:sz="12" w:space="1" w:color="000000"/>
          <w:right w:val="single" w:sz="12" w:space="1" w:color="000000"/>
        </w:pBdr>
        <w:spacing w:lineRule="atLeast" w:line="300"/>
        <w:rPr>
          <w:lang w:val="fr-BE"/>
        </w:rPr>
      </w:pPr>
      <w:r>
        <w:rPr>
          <w:lang w:val="fr-BE"/>
        </w:rPr>
        <w:t>La garantie est égale à la valeur des travaux ayant servi de base à la perception de la prime, majorée des frais de déblaiement, dont le montant est limité à 10% de la valeur de l'ouvrage, et sous déduction d’une franchise de 10% du montant des dégâts, sans être inférieure ou supérieure aux montants fixés aux conditions particulières de la police d'assurance.</w:t>
      </w:r>
    </w:p>
    <w:p>
      <w:pPr>
        <w:pStyle w:val="Normal"/>
        <w:pBdr>
          <w:top w:val="single" w:sz="12" w:space="1" w:color="000000"/>
          <w:left w:val="single" w:sz="12" w:space="1" w:color="000000"/>
          <w:bottom w:val="single" w:sz="12" w:space="1" w:color="000000"/>
          <w:right w:val="single" w:sz="12" w:space="1" w:color="000000"/>
        </w:pBdr>
        <w:spacing w:lineRule="atLeast" w:line="300"/>
        <w:rPr>
          <w:lang w:val="fr-BE"/>
        </w:rPr>
      </w:pPr>
      <w:r>
        <w:rPr>
          <w:lang w:val="fr-BE"/>
        </w:rPr>
      </w:r>
    </w:p>
    <w:p>
      <w:pPr>
        <w:pStyle w:val="Normal"/>
        <w:pBdr>
          <w:top w:val="single" w:sz="12" w:space="1" w:color="000000"/>
          <w:left w:val="single" w:sz="12" w:space="1" w:color="000000"/>
          <w:bottom w:val="single" w:sz="12" w:space="1" w:color="000000"/>
          <w:right w:val="single" w:sz="12" w:space="1" w:color="000000"/>
        </w:pBdr>
        <w:spacing w:lineRule="atLeast" w:line="300"/>
        <w:rPr>
          <w:b/>
          <w:lang w:val="fr-BE"/>
        </w:rPr>
      </w:pPr>
      <w:r>
        <w:rPr>
          <w:b/>
          <w:lang w:val="fr-BE"/>
        </w:rPr>
        <w:t>Subdivision B2 - Assurance de la responsabilité civile aquilienne vis-à-vis du Maître de l’ouvrage et des tiers</w:t>
      </w:r>
    </w:p>
    <w:p>
      <w:pPr>
        <w:pStyle w:val="Normal"/>
        <w:pBdr>
          <w:top w:val="single" w:sz="12" w:space="1" w:color="000000"/>
          <w:left w:val="single" w:sz="12" w:space="1" w:color="000000"/>
          <w:bottom w:val="single" w:sz="12" w:space="1" w:color="000000"/>
          <w:right w:val="single" w:sz="12" w:space="1" w:color="000000"/>
        </w:pBdr>
        <w:spacing w:lineRule="atLeast" w:line="300"/>
        <w:rPr>
          <w:b/>
          <w:lang w:val="fr-BE"/>
        </w:rPr>
      </w:pPr>
      <w:r>
        <w:rPr>
          <w:b/>
          <w:lang w:val="fr-BE"/>
        </w:rPr>
      </w:r>
    </w:p>
    <w:p>
      <w:pPr>
        <w:pStyle w:val="Normal"/>
        <w:pBdr>
          <w:top w:val="single" w:sz="12" w:space="1" w:color="000000"/>
          <w:left w:val="single" w:sz="12" w:space="1" w:color="000000"/>
          <w:bottom w:val="single" w:sz="12" w:space="1" w:color="000000"/>
          <w:right w:val="single" w:sz="12" w:space="1" w:color="000000"/>
        </w:pBdr>
        <w:spacing w:lineRule="atLeast" w:line="300"/>
        <w:rPr>
          <w:lang w:val="fr-BE"/>
        </w:rPr>
      </w:pPr>
      <w:r>
        <w:rPr>
          <w:lang w:val="fr-BE"/>
        </w:rPr>
        <w:t>A la suite d'un sinistre couvert par la garantie B1, la compagnie garantit aux assurés la réparation pécuniaire à Iaquelle ils pourraient être tenus en vertu des articles 1382, 1383,1384 et 1386 du Code civil belge en raison de dommages causés au Maître de l’ouvrage ou à des tiers.</w:t>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t>La garantie est déterminée, pour les dommages aux personnes et aux biens, aux conditions particulières de la police d'assurance.</w:t>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r>
    </w:p>
    <w:p>
      <w:pPr>
        <w:pStyle w:val="Normal"/>
        <w:pBdr>
          <w:top w:val="single" w:sz="4" w:space="1" w:color="000000"/>
          <w:left w:val="single" w:sz="4" w:space="1" w:color="000000"/>
          <w:bottom w:val="single" w:sz="4" w:space="1" w:color="000000"/>
          <w:right w:val="single" w:sz="4" w:space="1" w:color="000000"/>
        </w:pBdr>
        <w:spacing w:lineRule="atLeast" w:line="300"/>
        <w:rPr>
          <w:b/>
          <w:lang w:val="fr-BE"/>
        </w:rPr>
      </w:pPr>
      <w:r>
        <w:rPr>
          <w:b/>
          <w:lang w:val="fr-BE"/>
        </w:rPr>
        <w:t>Subdivision B3 – Garantie complémentaire à la subdivision B1</w:t>
      </w:r>
    </w:p>
    <w:p>
      <w:pPr>
        <w:pStyle w:val="Normal"/>
        <w:pBdr>
          <w:top w:val="single" w:sz="4" w:space="1" w:color="000000"/>
          <w:left w:val="single" w:sz="4" w:space="1" w:color="000000"/>
          <w:bottom w:val="single" w:sz="4" w:space="1" w:color="000000"/>
          <w:right w:val="single" w:sz="4" w:space="1" w:color="000000"/>
        </w:pBdr>
        <w:spacing w:lineRule="atLeast" w:line="300"/>
        <w:rPr>
          <w:b/>
          <w:lang w:val="fr-BE"/>
        </w:rPr>
      </w:pPr>
      <w:r>
        <w:rPr>
          <w:b/>
          <w:lang w:val="fr-BE"/>
        </w:rPr>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t>A la suite d'un sinistre couvert par la garantie B1, la compagnie garantit aux assurés la réparation pécuniaire à laquelle ils pourraient être tenus vis-à-vis du Maître de l'Ouvrage, en vertu des articles 1792 et 2270 du Code civil belge pour:</w:t>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r>
    </w:p>
    <w:p>
      <w:pPr>
        <w:pStyle w:val="Normal"/>
        <w:pBdr>
          <w:top w:val="single" w:sz="4" w:space="1" w:color="000000"/>
          <w:left w:val="single" w:sz="4" w:space="1" w:color="000000"/>
          <w:bottom w:val="single" w:sz="4" w:space="1" w:color="000000"/>
          <w:right w:val="single" w:sz="4" w:space="1" w:color="000000"/>
        </w:pBdr>
        <w:spacing w:lineRule="atLeast" w:line="300"/>
        <w:rPr/>
      </w:pPr>
      <w:r>
        <w:rPr>
          <w:lang w:val="fr-BE"/>
        </w:rPr>
        <w:t>- les dégâts à des parties non contrôlées de l’ouvrage ainsi qu'aux autres biens du maître de l’ouvrage,</w:t>
      </w:r>
    </w:p>
    <w:p>
      <w:pPr>
        <w:pStyle w:val="Normal"/>
        <w:pBdr>
          <w:top w:val="single" w:sz="4" w:space="1" w:color="000000"/>
          <w:left w:val="single" w:sz="4" w:space="1" w:color="000000"/>
          <w:bottom w:val="single" w:sz="4" w:space="1" w:color="000000"/>
          <w:right w:val="single" w:sz="4" w:space="1" w:color="000000"/>
        </w:pBdr>
        <w:spacing w:lineRule="atLeast" w:line="300"/>
        <w:rPr/>
      </w:pPr>
      <w:r>
        <w:rPr>
          <w:lang w:val="fr-BE"/>
        </w:rPr>
        <w:t>- les dommages immatériels suivants: chômage, frais généraux permanents, pertes de bénéfices, privation de jouissance.</w:t>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r>
    </w:p>
    <w:p>
      <w:pPr>
        <w:pStyle w:val="Normal"/>
        <w:pBdr>
          <w:top w:val="single" w:sz="4" w:space="1" w:color="000000"/>
          <w:left w:val="single" w:sz="4" w:space="1" w:color="000000"/>
          <w:bottom w:val="single" w:sz="4" w:space="1" w:color="000000"/>
          <w:right w:val="single" w:sz="4" w:space="1" w:color="000000"/>
        </w:pBdr>
        <w:spacing w:lineRule="atLeast" w:line="300"/>
        <w:rPr/>
      </w:pPr>
      <w:r>
        <w:rPr>
          <w:lang w:val="fr-BE"/>
        </w:rPr>
        <w:t>La garantie est déterminée aux conditions particulières de la police d'assurance; la franchise, mentionnée ci-dessus pour la subdivision B1, s’applique aux indemnités cumulées B1 et B3.</w:t>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t>Les garanties B1 et B2 ne peuvent être dissociées; la partie B3 ne peut être souscrite qu’en complément de B1-B2.</w:t>
      </w:r>
    </w:p>
    <w:p>
      <w:pPr>
        <w:pStyle w:val="Normal"/>
        <w:pBdr>
          <w:top w:val="single" w:sz="4" w:space="1" w:color="000000"/>
          <w:left w:val="single" w:sz="4" w:space="1" w:color="000000"/>
          <w:bottom w:val="single" w:sz="4" w:space="1" w:color="000000"/>
          <w:right w:val="single" w:sz="4" w:space="1" w:color="000000"/>
        </w:pBdr>
        <w:spacing w:lineRule="atLeast" w:line="300"/>
        <w:rPr>
          <w:lang w:val="fr-BE"/>
        </w:rPr>
      </w:pPr>
      <w:r>
        <w:rPr>
          <w:lang w:val="fr-BE"/>
        </w:rPr>
      </w:r>
    </w:p>
    <w:p>
      <w:pPr>
        <w:pStyle w:val="Normal"/>
        <w:spacing w:lineRule="atLeast" w:line="300"/>
        <w:rPr/>
      </w:pPr>
      <w:r>
        <w:rPr/>
      </w:r>
    </w:p>
    <w:p>
      <w:pPr>
        <w:pStyle w:val="Normal"/>
        <w:rPr>
          <w:szCs w:val="24"/>
          <w:highlight w:val="yellow"/>
        </w:rPr>
      </w:pPr>
      <w:r>
        <w:rPr>
          <w:szCs w:val="24"/>
          <w:highlight w:val="yellow"/>
        </w:rPr>
      </w:r>
    </w:p>
    <w:p>
      <w:pPr>
        <w:pStyle w:val="Normal"/>
        <w:rPr>
          <w:szCs w:val="24"/>
          <w:highlight w:val="yellow"/>
        </w:rPr>
      </w:pPr>
      <w:r>
        <w:rPr>
          <w:szCs w:val="24"/>
          <w:highlight w:val="yellow"/>
        </w:rPr>
      </w:r>
    </w:p>
    <w:p>
      <w:pPr>
        <w:pStyle w:val="Normal"/>
        <w:pBdr>
          <w:top w:val="single" w:sz="4" w:space="1" w:color="000000"/>
          <w:left w:val="single" w:sz="4" w:space="4" w:color="000000"/>
          <w:bottom w:val="single" w:sz="4" w:space="1" w:color="000000"/>
          <w:right w:val="single" w:sz="4" w:space="4" w:color="000000"/>
        </w:pBdr>
        <w:rPr>
          <w:b/>
          <w:szCs w:val="24"/>
        </w:rPr>
      </w:pPr>
      <w:r>
        <w:rPr>
          <w:b/>
          <w:szCs w:val="24"/>
        </w:rPr>
        <w:t>ASSURANCE DES TRAVAUX DE PROTECTION ANTICORROSION DES OUVRAGES METALLIQUES DU CHAPITRE K</w:t>
      </w:r>
    </w:p>
    <w:p>
      <w:pPr>
        <w:pStyle w:val="Normal"/>
        <w:pBdr>
          <w:top w:val="single" w:sz="4" w:space="1" w:color="000000"/>
          <w:left w:val="single" w:sz="4" w:space="4" w:color="000000"/>
          <w:bottom w:val="single" w:sz="4" w:space="1" w:color="000000"/>
          <w:right w:val="single" w:sz="4" w:space="4" w:color="000000"/>
        </w:pBdr>
        <w:rPr>
          <w:b/>
          <w:szCs w:val="24"/>
        </w:rPr>
      </w:pPr>
      <w:r>
        <w:rPr>
          <w:b/>
          <w:szCs w:val="24"/>
        </w:rPr>
      </w:r>
    </w:p>
    <w:p>
      <w:pPr>
        <w:pStyle w:val="Normal"/>
        <w:pBdr>
          <w:top w:val="single" w:sz="4" w:space="1" w:color="000000"/>
          <w:left w:val="single" w:sz="4" w:space="4" w:color="000000"/>
          <w:bottom w:val="single" w:sz="4" w:space="1" w:color="000000"/>
          <w:right w:val="single" w:sz="4" w:space="4" w:color="000000"/>
        </w:pBdr>
        <w:rPr/>
      </w:pPr>
      <w:r>
        <w:rPr>
          <w:szCs w:val="24"/>
        </w:rPr>
        <w:t>Pour les travaux de protection anticorrosion faisant l’objet de la garantie spécifique définie à l’article 65 du chapitre A, l’adjudicataire doit couvrir par une police d'assurance les risques qu'il court du fait de cette garantie.</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A cet effet, l’adjudicataire fournit une attestation délivrée par l’organisme assureur certifiant que l’adjudicataire a assuré les travaux de protection anticorrosion dans les conditions de garantie définis à l’article 65 du chapitre A.</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pPr>
      <w:r>
        <w:rPr>
          <w:szCs w:val="24"/>
        </w:rPr>
        <w:t>Une clause du contrat prévoit que la garantie commence à courir au jour de la réception provisoire soit de l'ensemble des travaux soit d'une tranche complètement terminée (hypothèse d'un chantier s'étendant sur plusieurs années) et en tout état de cause avant la demande de paiement par l'adjudicataire du solde ou dernier acompte d'une tranche annuelle précédant le début d'une période de garantie.</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Tous les frais d'assurance et de contrôle en vue de l'assurance sont à charge de l’adjudicataire.</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pPr>
      <w:r>
        <w:rPr>
          <w:szCs w:val="24"/>
        </w:rPr>
        <w:t>Le capital assuré doit être suffisant (montant des postes concernés + TVA) pour couvrir à tout moment de la durée de garantie, tous les frais de réfection, main d'œuvre, peintures, échafaudages, engins de chantier, etc. au prix du moment de la réfection et dans les conditions où se trouvera le chantier lors de cette réfection. Le montant de la prime unique doit donc comprendre l'indexation automatique des capitaux assurés.</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Si une franchise est prévue à la police d'assurance, elle ne peut dépasser 5 % du capital assuré et elle reste à charge de l'adjudicataire.</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pPr>
      <w:r>
        <w:rPr>
          <w:szCs w:val="24"/>
        </w:rPr>
        <w:t>La police d'assurance doit permettre expressément la reconstitution, après le sinistre, du capital assuré tel qu'il existait au jour du sinistre, de sorte qu'il conserve son intégralité durant toute la durée de la garantie.</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Après réparation d'un sinistre, l'adjudicataire doit reconstituer effectivement l'intégralité du capital assuré et donner la preuve de cette reconstitution.</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La valeur du capital assuré doit comprendre tous les droits, taxes et impositions quelconques pouvant avoir une incidence sur le montant des réparations à effectuer et varier avec ceux-ci.</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pPr>
      <w:r>
        <w:rPr>
          <w:szCs w:val="24"/>
        </w:rPr>
        <w:t>Pour tout sinistre qui surviendrait après la disparition de l'assuré, il est prévu à la police d'assurance que la compagnie paie un montant équivalent à celui qu'elle aurait déboursé si l'assuré avait toujours été à même d'effectuer ou de faire effectuer la réparation. Ce montant est versé sur un compte désigné par le pouvoir adjudicateur.</w:t>
      </w:r>
    </w:p>
    <w:p>
      <w:pPr>
        <w:pStyle w:val="Normal"/>
        <w:pBdr>
          <w:top w:val="single" w:sz="4" w:space="1" w:color="000000"/>
          <w:left w:val="single" w:sz="4" w:space="4" w:color="000000"/>
          <w:bottom w:val="single" w:sz="4" w:space="1" w:color="000000"/>
          <w:right w:val="single" w:sz="4" w:space="4" w:color="000000"/>
        </w:pBdr>
        <w:rPr>
          <w:szCs w:val="24"/>
        </w:rPr>
      </w:pPr>
      <w:r>
        <w:rPr>
          <w:szCs w:val="24"/>
        </w:rPr>
      </w:r>
    </w:p>
    <w:p>
      <w:pPr>
        <w:pStyle w:val="Normal"/>
        <w:pBdr>
          <w:top w:val="single" w:sz="4" w:space="1" w:color="000000"/>
          <w:left w:val="single" w:sz="4" w:space="4" w:color="000000"/>
          <w:bottom w:val="single" w:sz="4" w:space="1" w:color="000000"/>
          <w:right w:val="single" w:sz="4" w:space="4" w:color="000000"/>
        </w:pBdr>
        <w:rPr>
          <w:szCs w:val="24"/>
        </w:rPr>
      </w:pPr>
      <w:r>
        <w:rPr>
          <w:szCs w:val="24"/>
        </w:rPr>
        <w:t>La police doit donner d'autre part au pouvoir adjudicateur la faculté de se substituer à l'adjudicataire défaillant pour reconstituer, s'il le souhaite, le capital assuré.</w:t>
      </w:r>
    </w:p>
    <w:p>
      <w:pPr>
        <w:pStyle w:val="Normal"/>
        <w:rPr>
          <w:szCs w:val="24"/>
        </w:rPr>
      </w:pPr>
      <w:r>
        <w:rPr>
          <w:szCs w:val="24"/>
        </w:rPr>
      </w:r>
    </w:p>
    <w:p>
      <w:pPr>
        <w:pStyle w:val="CSCTitre3"/>
        <w:outlineLvl w:val="2"/>
        <w:rPr>
          <w:rFonts w:cs="Arial"/>
        </w:rPr>
      </w:pPr>
      <w:bookmarkStart w:id="54" w:name="__RefHeading___Toc517076200"/>
      <w:r>
        <w:rPr>
          <w:rFonts w:cs="Arial"/>
        </w:rPr>
        <w:t>ARTICLE 25: Montant du cautionnement</w:t>
      </w:r>
      <w:bookmarkEnd w:id="54"/>
      <w:r>
        <w:rPr>
          <w:rFonts w:cs="Arial"/>
        </w:rPr>
        <w:t xml:space="preserve"> </w:t>
      </w:r>
    </w:p>
    <w:p>
      <w:pPr>
        <w:pStyle w:val="Normal"/>
        <w:rPr>
          <w:rFonts w:cs="Arial"/>
          <w:i/>
        </w:rPr>
      </w:pPr>
      <w:r>
        <w:rPr>
          <w:rFonts w:cs="Arial"/>
          <w:i/>
        </w:rPr>
      </w:r>
    </w:p>
    <w:p>
      <w:pPr>
        <w:pStyle w:val="Normal"/>
        <w:rPr/>
      </w:pPr>
      <w:r>
        <w:rPr>
          <w:i/>
        </w:rPr>
        <w:t>Les postes soumis à cautionnement complémentaire sont ceux pour lesquels une réception technique a posteriori est prescrite.</w:t>
      </w:r>
    </w:p>
    <w:p>
      <w:pPr>
        <w:pStyle w:val="Normal"/>
        <w:rPr>
          <w:i/>
        </w:rPr>
      </w:pPr>
      <w:r>
        <w:rPr>
          <w:i/>
        </w:rPr>
      </w:r>
    </w:p>
    <w:p>
      <w:pPr>
        <w:pStyle w:val="Normal"/>
        <w:rPr>
          <w:ins w:id="119" w:author="MICHAUX Gauthier" w:date="2024-02-28T12:23:00Z"/>
        </w:rPr>
      </w:pPr>
      <w:ins w:id="118" w:author="MICHAUX Gauthier" w:date="2024-02-28T12:23:00Z">
        <w:r>
          <w:rPr>
            <w:i/>
          </w:rPr>
          <w:t>Aucun cautionnement ne peut être exigé pour les marchés dont le montant est inférieur à 50.000 EUR HTVA.</w:t>
        </w:r>
      </w:ins>
    </w:p>
    <w:p>
      <w:pPr>
        <w:pStyle w:val="Normal"/>
        <w:rPr>
          <w:del w:id="121" w:author="MICHAUX Gauthier" w:date="2024-02-28T12:23:00Z"/>
          <w:i/>
        </w:rPr>
      </w:pPr>
      <w:del w:id="120" w:author="MICHAUX Gauthier" w:date="2024-02-28T12:23:00Z">
        <w:r>
          <w:rPr>
            <w:i/>
          </w:rPr>
          <w:delText>Il n’est pas exigé de cautionnement pour les marchés dont le montant est inférieur à 50 000 EUR HTVA.</w:delText>
        </w:r>
      </w:del>
    </w:p>
    <w:p>
      <w:pPr>
        <w:pStyle w:val="Normal"/>
        <w:rPr>
          <w:i/>
        </w:rPr>
      </w:pPr>
      <w:r>
        <w:rPr>
          <w:i/>
        </w:rPr>
      </w:r>
    </w:p>
    <w:p>
      <w:pPr>
        <w:pStyle w:val="Normal"/>
        <w:pBdr>
          <w:top w:val="single" w:sz="4" w:space="1" w:color="000000"/>
          <w:left w:val="single" w:sz="4" w:space="2" w:color="000000"/>
          <w:bottom w:val="single" w:sz="4" w:space="1" w:color="000000"/>
          <w:right w:val="single" w:sz="4" w:space="4" w:color="000000"/>
        </w:pBdr>
        <w:rPr>
          <w:lang w:val="fr-BE"/>
        </w:rPr>
      </w:pPr>
      <w:r>
        <w:rPr>
          <w:lang w:val="fr-BE"/>
        </w:rPr>
        <w:t>En cas de marché à lots ou à tranches, préciser:</w:t>
      </w:r>
    </w:p>
    <w:p>
      <w:pPr>
        <w:pStyle w:val="Normal"/>
        <w:pBdr>
          <w:top w:val="single" w:sz="4" w:space="1" w:color="000000"/>
          <w:left w:val="single" w:sz="4" w:space="2" w:color="000000"/>
          <w:bottom w:val="single" w:sz="4" w:space="1" w:color="000000"/>
          <w:right w:val="single" w:sz="4" w:space="4" w:color="000000"/>
        </w:pBdr>
        <w:rPr>
          <w:i/>
          <w:lang w:val="fr-BE"/>
        </w:rPr>
      </w:pPr>
      <w:r>
        <w:rPr>
          <w:i/>
          <w:lang w:val="fr-BE"/>
        </w:rPr>
      </w:r>
    </w:p>
    <w:p>
      <w:pPr>
        <w:pStyle w:val="Normal"/>
        <w:pBdr>
          <w:top w:val="single" w:sz="4" w:space="1" w:color="000000"/>
          <w:left w:val="single" w:sz="4" w:space="2" w:color="000000"/>
          <w:bottom w:val="single" w:sz="4" w:space="1" w:color="000000"/>
          <w:right w:val="single" w:sz="4" w:space="4" w:color="000000"/>
        </w:pBdr>
        <w:rPr>
          <w:lang w:val="fr-BE"/>
        </w:rPr>
      </w:pPr>
      <w:r>
        <w:rPr>
          <w:lang w:val="fr-BE"/>
        </w:rPr>
        <w:t>Le montant du cautionnement pour chacun des lots est limité à cinq pour cent (5 %) du montant initial.</w:t>
      </w:r>
    </w:p>
    <w:p>
      <w:pPr>
        <w:pStyle w:val="Normal"/>
        <w:pBdr>
          <w:top w:val="single" w:sz="4" w:space="1" w:color="000000"/>
          <w:left w:val="single" w:sz="4" w:space="2" w:color="000000"/>
          <w:bottom w:val="single" w:sz="4" w:space="1" w:color="000000"/>
          <w:right w:val="single" w:sz="4" w:space="4" w:color="000000"/>
        </w:pBdr>
        <w:rPr>
          <w:lang w:val="fr-BE"/>
        </w:rPr>
      </w:pPr>
      <w:r>
        <w:rPr>
          <w:lang w:val="fr-BE"/>
        </w:rPr>
      </w:r>
    </w:p>
    <w:p>
      <w:pPr>
        <w:pStyle w:val="Normal"/>
        <w:pBdr>
          <w:top w:val="single" w:sz="4" w:space="1" w:color="000000"/>
          <w:left w:val="single" w:sz="4" w:space="2" w:color="000000"/>
          <w:bottom w:val="single" w:sz="4" w:space="1" w:color="000000"/>
          <w:right w:val="single" w:sz="4" w:space="4" w:color="000000"/>
        </w:pBdr>
        <w:rPr>
          <w:i/>
          <w:lang w:val="fr-BE"/>
        </w:rPr>
      </w:pPr>
      <w:r>
        <w:rPr>
          <w:lang w:val="fr-BE"/>
        </w:rPr>
        <w:t>Pour les marchés à tranches, le cautionnement est constitué par tranche à exécuter.</w:t>
      </w:r>
      <w:r>
        <w:rPr>
          <w:i/>
          <w:lang w:val="fr-BE"/>
        </w:rPr>
        <w:t xml:space="preserve"> </w:t>
      </w:r>
    </w:p>
    <w:p>
      <w:pPr>
        <w:pStyle w:val="Normal"/>
        <w:rPr>
          <w:b/>
          <w:i/>
          <w:u w:val="single"/>
          <w:lang w:val="fr-BE"/>
        </w:rPr>
      </w:pPr>
      <w:r>
        <w:rPr>
          <w:b/>
          <w:i/>
          <w:u w:val="single"/>
          <w:lang w:val="fr-BE"/>
        </w:rPr>
      </w:r>
    </w:p>
    <w:p>
      <w:pPr>
        <w:pStyle w:val="Normal"/>
        <w:pBdr>
          <w:top w:val="single" w:sz="4" w:space="1" w:color="000000"/>
          <w:left w:val="single" w:sz="4" w:space="4" w:color="000000"/>
          <w:bottom w:val="single" w:sz="4" w:space="1" w:color="000000"/>
          <w:right w:val="single" w:sz="4" w:space="4" w:color="000000"/>
        </w:pBdr>
        <w:rPr/>
      </w:pPr>
      <w:r>
        <w:rPr/>
        <w:t>Dans le cas où un cautionnement complémentaire est exigé, indiquer:</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t>- soit les n° des postes concernés;</w:t>
      </w:r>
    </w:p>
    <w:p>
      <w:pPr>
        <w:pStyle w:val="Normal"/>
        <w:pBdr>
          <w:top w:val="single" w:sz="4" w:space="1" w:color="000000"/>
          <w:left w:val="single" w:sz="4" w:space="4" w:color="000000"/>
          <w:bottom w:val="single" w:sz="4" w:space="1" w:color="000000"/>
          <w:right w:val="single" w:sz="4" w:space="4" w:color="000000"/>
        </w:pBdr>
        <w:rPr/>
      </w:pPr>
      <w:r>
        <w:rPr/>
        <w:t>- soit que les postes sont listés en annexe du métré récapitulatif.</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i/>
        </w:rPr>
      </w:pPr>
      <w:r>
        <w:rPr/>
        <w:t>Indiquer également que le montant du cautionnement complémentaire est égal à 10 % du montant total de ces postes</w:t>
      </w:r>
      <w:r>
        <w:rPr>
          <w:i/>
        </w:rPr>
        <w:t>.</w:t>
      </w:r>
    </w:p>
    <w:p>
      <w:pPr>
        <w:pStyle w:val="Normal"/>
        <w:rPr>
          <w:del w:id="123" w:author="MICHAUX Gauthier" w:date="2024-02-28T12:23:00Z"/>
          <w:i/>
        </w:rPr>
      </w:pPr>
      <w:del w:id="122" w:author="MICHAUX Gauthier" w:date="2024-02-28T12:23:00Z">
        <w:r>
          <w:rPr>
            <w:i/>
          </w:rPr>
        </w:r>
      </w:del>
    </w:p>
    <w:p>
      <w:pPr>
        <w:pStyle w:val="CSCTitre3"/>
        <w:outlineLvl w:val="2"/>
        <w:rPr>
          <w:rFonts w:cs="Arial"/>
        </w:rPr>
      </w:pPr>
      <w:bookmarkStart w:id="55" w:name="__RefHeading___Toc517076201"/>
      <w:bookmarkEnd w:id="55"/>
      <w:r>
        <w:rPr>
          <w:rFonts w:cs="Arial"/>
        </w:rPr>
        <w:t>ARTICLE 27: Constitution du cautionnement et justification de cette constitution</w:t>
      </w:r>
    </w:p>
    <w:p>
      <w:pPr>
        <w:pStyle w:val="Normal"/>
        <w:rPr>
          <w:rFonts w:cs="Arial"/>
          <w:b/>
          <w:u w:val="single"/>
        </w:rPr>
      </w:pPr>
      <w:r>
        <w:rPr>
          <w:rFonts w:cs="Arial"/>
          <w:b/>
          <w:u w:val="single"/>
        </w:rPr>
      </w:r>
    </w:p>
    <w:p>
      <w:pPr>
        <w:pStyle w:val="Normal"/>
        <w:pBdr>
          <w:top w:val="single" w:sz="4" w:space="1" w:color="000000"/>
          <w:left w:val="single" w:sz="4" w:space="4" w:color="000000"/>
          <w:bottom w:val="single" w:sz="4" w:space="1" w:color="000000"/>
          <w:right w:val="single" w:sz="4" w:space="4" w:color="000000"/>
        </w:pBdr>
        <w:rPr/>
      </w:pPr>
      <w:r>
        <w:rPr/>
        <w:t>La justification de la constitution du cautionnement principal et complémentaire doit être adressée au fonctionnaire dirigeant.</w:t>
      </w:r>
    </w:p>
    <w:p>
      <w:pPr>
        <w:pStyle w:val="Normal"/>
        <w:rPr/>
      </w:pPr>
      <w:r>
        <w:rPr/>
      </w:r>
    </w:p>
    <w:p>
      <w:pPr>
        <w:pStyle w:val="CSCTitre3"/>
        <w:outlineLvl w:val="2"/>
        <w:rPr>
          <w:rFonts w:cs="Arial"/>
        </w:rPr>
      </w:pPr>
      <w:bookmarkStart w:id="56" w:name="__RefHeading___Toc517076202"/>
      <w:bookmarkEnd w:id="56"/>
      <w:r>
        <w:rPr>
          <w:rFonts w:cs="Arial"/>
        </w:rPr>
        <w:t>ARTICLE 34: Conformité de l’exécution - système de gestion de la qualité</w:t>
      </w:r>
    </w:p>
    <w:p>
      <w:pPr>
        <w:pStyle w:val="Normal"/>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Le cas échéant, indiquer les ouvrages ou parties d'ouvrages soumis au document de référence QUALIROUTES-A-1 relatif à la mise en place d'un système de gestion de la qualité qui ne seraient pas listés dans l’Art. 34 du Chap. A (RGE)</w:t>
      </w:r>
    </w:p>
    <w:p>
      <w:pPr>
        <w:pStyle w:val="Normal"/>
        <w:rPr>
          <w:del w:id="125" w:author="MICHAUX Gauthier" w:date="2023-12-21T11:16:00Z"/>
          <w:color w:val="FF0000"/>
        </w:rPr>
      </w:pPr>
      <w:del w:id="124" w:author="MICHAUX Gauthier" w:date="2023-12-21T11:16:00Z">
        <w:r>
          <w:rPr>
            <w:color w:val="FF0000"/>
          </w:rPr>
        </w:r>
      </w:del>
    </w:p>
    <w:p>
      <w:pPr>
        <w:pStyle w:val="Normal"/>
        <w:rPr>
          <w:color w:val="FF0000"/>
        </w:rPr>
      </w:pPr>
      <w:r>
        <w:rPr>
          <w:color w:val="FF0000"/>
        </w:rPr>
      </w:r>
    </w:p>
    <w:p>
      <w:pPr>
        <w:pStyle w:val="CSCTitre3"/>
        <w:outlineLvl w:val="2"/>
        <w:rPr>
          <w:rFonts w:cs="Arial"/>
        </w:rPr>
      </w:pPr>
      <w:bookmarkStart w:id="57" w:name="__RefHeading___Toc517076203"/>
      <w:r>
        <w:rPr>
          <w:rFonts w:cs="Arial"/>
        </w:rPr>
        <w:t>ARTICLE 35: Plans, documents et objets établis par le pouvoir adjudicateur</w:t>
      </w:r>
      <w:bookmarkEnd w:id="57"/>
      <w:r>
        <w:rPr>
          <w:rFonts w:cs="Arial"/>
        </w:rPr>
        <w:t xml:space="preserve"> </w:t>
      </w:r>
    </w:p>
    <w:p>
      <w:pPr>
        <w:pStyle w:val="Normal"/>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Préciser les plans et documents qui sont joints au cahier spécial des charges.</w:t>
      </w:r>
    </w:p>
    <w:p>
      <w:pPr>
        <w:pStyle w:val="Normal"/>
        <w:pBdr>
          <w:top w:val="single" w:sz="4" w:space="1" w:color="000000"/>
          <w:left w:val="single" w:sz="4" w:space="4" w:color="000000"/>
          <w:bottom w:val="single" w:sz="4" w:space="1" w:color="000000"/>
          <w:right w:val="single" w:sz="4" w:space="4" w:color="000000"/>
        </w:pBdr>
        <w:rPr/>
      </w:pPr>
      <w:r>
        <w:rPr/>
        <w:t>Préciser les numéros et désignations des plans fournis.</w:t>
      </w:r>
    </w:p>
    <w:p>
      <w:pPr>
        <w:pStyle w:val="Normal"/>
        <w:pBdr>
          <w:top w:val="single" w:sz="4" w:space="1" w:color="000000"/>
          <w:left w:val="single" w:sz="4" w:space="4" w:color="000000"/>
          <w:bottom w:val="single" w:sz="4" w:space="1" w:color="000000"/>
          <w:right w:val="single" w:sz="4" w:space="4" w:color="000000"/>
        </w:pBdr>
        <w:rPr/>
      </w:pPr>
      <w:r>
        <w:rPr/>
        <w:t>Préciser le cas échéant les lieux, dates et heures pour la signature par l'adjudicataire des plans, documents et objets.</w:t>
      </w:r>
    </w:p>
    <w:p>
      <w:pPr>
        <w:pStyle w:val="Normal"/>
        <w:pBdr>
          <w:top w:val="single" w:sz="4" w:space="1" w:color="000000"/>
          <w:left w:val="single" w:sz="4" w:space="4" w:color="000000"/>
          <w:bottom w:val="single" w:sz="4" w:space="1" w:color="000000"/>
          <w:right w:val="single" w:sz="4" w:space="4" w:color="000000"/>
        </w:pBdr>
        <w:rPr/>
      </w:pPr>
      <w:r>
        <w:rPr/>
        <w:t>Préciser le cas échéant les documents et objets qui sont mis à la disposition de l'adjudicataire pour faciliter son travail. Si des essais de sol ont été effectués, en indiquer une synthèse et préciser auprès de qui le rapport complet peut être consulté.</w:t>
      </w:r>
    </w:p>
    <w:p>
      <w:pPr>
        <w:pStyle w:val="Normal"/>
        <w:rPr/>
      </w:pPr>
      <w:r>
        <w:rPr/>
      </w:r>
    </w:p>
    <w:p>
      <w:pPr>
        <w:pStyle w:val="Normal"/>
        <w:rPr/>
      </w:pPr>
      <w:r>
        <w:rPr>
          <w:i/>
        </w:rPr>
        <w:t>On peut citer notamment:</w:t>
      </w:r>
    </w:p>
    <w:p>
      <w:pPr>
        <w:pStyle w:val="Normal"/>
        <w:rPr>
          <w:i/>
        </w:rPr>
      </w:pPr>
      <w:r>
        <w:rPr>
          <w:i/>
        </w:rPr>
      </w:r>
    </w:p>
    <w:p>
      <w:pPr>
        <w:pStyle w:val="Normal"/>
        <w:rPr/>
      </w:pPr>
      <w:r>
        <w:rPr>
          <w:i/>
        </w:rPr>
        <w:t>- un plan de situation des câbles et canalisations situés dans la zone des travaux (voir à ce sujet le point relatif à l’article 79 ci-après et le document de référence QUALIROUTES-A-5)</w:t>
      </w:r>
    </w:p>
    <w:p>
      <w:pPr>
        <w:pStyle w:val="Normal"/>
        <w:rPr/>
      </w:pPr>
      <w:r>
        <w:rPr>
          <w:i/>
        </w:rPr>
        <w:t>- le tableau du document de référence QUALIROUTES-A-8 reprenant la nature et la quantité des matériaux provenant des démolitions, si ce tableau n’est pas repris sur un plan terrier</w:t>
      </w:r>
    </w:p>
    <w:p>
      <w:pPr>
        <w:pStyle w:val="Normal"/>
        <w:rPr/>
      </w:pPr>
      <w:r>
        <w:rPr>
          <w:i/>
        </w:rPr>
        <w:t>- le plan de sécurité et de santé qui contient le modèle de formulaire à annexer à l’offre</w:t>
      </w:r>
      <w:r>
        <w:rPr/>
        <w:t>.</w:t>
      </w:r>
    </w:p>
    <w:p>
      <w:pPr>
        <w:pStyle w:val="Normal"/>
        <w:rPr>
          <w:del w:id="127" w:author="MICHAUX Gauthier" w:date="2023-12-21T11:16:00Z"/>
        </w:rPr>
      </w:pPr>
      <w:del w:id="126" w:author="MICHAUX Gauthier" w:date="2023-12-21T11:16:00Z">
        <w:r>
          <w:rPr/>
        </w:r>
      </w:del>
    </w:p>
    <w:p>
      <w:pPr>
        <w:pStyle w:val="Normal"/>
        <w:rPr/>
      </w:pPr>
      <w:r>
        <w:rPr/>
      </w:r>
    </w:p>
    <w:p>
      <w:pPr>
        <w:pStyle w:val="Normal"/>
        <w:rPr>
          <w:del w:id="129" w:author="MICHAUX Gauthier" w:date="2023-12-21T11:16:00Z"/>
        </w:rPr>
      </w:pPr>
      <w:del w:id="128" w:author="MICHAUX Gauthier" w:date="2023-12-21T11:16:00Z">
        <w:r>
          <w:rPr/>
        </w:r>
      </w:del>
    </w:p>
    <w:p>
      <w:pPr>
        <w:pStyle w:val="CSCTitre3"/>
        <w:outlineLvl w:val="2"/>
        <w:rPr>
          <w:rFonts w:cs="Arial"/>
        </w:rPr>
      </w:pPr>
      <w:bookmarkStart w:id="58" w:name="__RefHeading___Toc517076204"/>
      <w:bookmarkEnd w:id="58"/>
      <w:r>
        <w:rPr>
          <w:rFonts w:cs="Arial"/>
        </w:rPr>
        <w:t>ARTICLE 36: Plans de détail et d'exécution établis par l'adjudicataire</w:t>
      </w:r>
    </w:p>
    <w:p>
      <w:pPr>
        <w:pStyle w:val="Normal"/>
        <w:rPr>
          <w:ins w:id="131" w:author="MICHAUX Gauthier" w:date="2023-12-21T11:18:00Z"/>
          <w:rFonts w:cs="Arial"/>
          <w:b/>
        </w:rPr>
      </w:pPr>
      <w:ins w:id="130" w:author="MICHAUX Gauthier" w:date="2023-12-21T11:18:00Z">
        <w:r>
          <w:rPr>
            <w:rFonts w:cs="Arial"/>
            <w:b/>
          </w:rPr>
        </w:r>
      </w:ins>
    </w:p>
    <w:p>
      <w:pPr>
        <w:pStyle w:val="Normal"/>
        <w:rPr>
          <w:ins w:id="133" w:author="MICHAUX Gauthier" w:date="2023-12-21T11:18:00Z"/>
          <w:b/>
          <w:i/>
        </w:rPr>
      </w:pPr>
      <w:ins w:id="132" w:author="MICHAUX Gauthier" w:date="2023-12-21T11:18:00Z">
        <w:r>
          <w:rPr>
            <w:b/>
            <w:i/>
          </w:rPr>
        </w:r>
      </w:ins>
    </w:p>
    <w:p>
      <w:pPr>
        <w:pStyle w:val="Normal"/>
        <w:pBdr>
          <w:top w:val="single" w:sz="4" w:space="1" w:color="000000"/>
          <w:left w:val="single" w:sz="4" w:space="1" w:color="000000"/>
          <w:bottom w:val="single" w:sz="4" w:space="1" w:color="000000"/>
          <w:right w:val="single" w:sz="4" w:space="1" w:color="000000"/>
        </w:pBdr>
        <w:rPr>
          <w:ins w:id="135" w:author="MICHAUX Gauthier" w:date="2023-12-21T11:18:00Z"/>
        </w:rPr>
      </w:pPr>
      <w:ins w:id="134" w:author="MICHAUX Gauthier" w:date="2023-12-21T11:18:00Z">
        <w:r>
          <w:rPr/>
          <w:t>Indiquer et préciser:</w:t>
        </w:r>
      </w:ins>
    </w:p>
    <w:p>
      <w:pPr>
        <w:pStyle w:val="Normal"/>
        <w:pBdr>
          <w:top w:val="single" w:sz="4" w:space="1" w:color="000000"/>
          <w:left w:val="single" w:sz="4" w:space="1" w:color="000000"/>
          <w:bottom w:val="single" w:sz="4" w:space="1" w:color="000000"/>
          <w:right w:val="single" w:sz="4" w:space="1" w:color="000000"/>
        </w:pBdr>
        <w:ind w:hanging="142" w:start="142" w:end="0"/>
        <w:rPr>
          <w:ins w:id="139" w:author="MICHAUX Gauthier" w:date="2023-12-21T11:18:00Z"/>
        </w:rPr>
      </w:pPr>
      <w:ins w:id="136" w:author="MICHAUX Gauthier" w:date="2023-12-21T11:18:00Z">
        <w:r>
          <w:rPr/>
          <w:t>- les documents en lien avec l’étude de conception mis à disposition dans les documents du marché</w:t>
        </w:r>
      </w:ins>
      <w:ins w:id="137" w:author="MICHAUX Gauthier" w:date="2024-02-28T12:24:00Z">
        <w:r>
          <w:rPr/>
          <w:t xml:space="preserve">, sans préjudice de l’article 35 </w:t>
        </w:r>
      </w:ins>
      <w:ins w:id="138" w:author="MICHAUX Gauthier" w:date="2023-12-21T11:18:00Z">
        <w:r>
          <w:rPr/>
          <w:t xml:space="preserve">(cf. document de référence QUALIROUTES QR-A-14) </w:t>
        </w:r>
      </w:ins>
    </w:p>
    <w:p>
      <w:pPr>
        <w:pStyle w:val="Normal"/>
        <w:pBdr>
          <w:top w:val="single" w:sz="4" w:space="1" w:color="000000"/>
          <w:left w:val="single" w:sz="4" w:space="1" w:color="000000"/>
          <w:bottom w:val="single" w:sz="4" w:space="1" w:color="000000"/>
          <w:right w:val="single" w:sz="4" w:space="1" w:color="000000"/>
        </w:pBdr>
        <w:ind w:hanging="142" w:start="142" w:end="0"/>
        <w:rPr>
          <w:ins w:id="141" w:author="MICHAUX Gauthier" w:date="2023-12-21T11:18:00Z"/>
        </w:rPr>
      </w:pPr>
      <w:ins w:id="140" w:author="MICHAUX Gauthier" w:date="2023-12-21T11:18:00Z">
        <w:r>
          <w:rPr/>
          <w:t>- les adaptations éventuelles aux documents à fournir par l’adjudicataire lors de l’étude d’exécution (cf. document de référence QUALIROUTES QR-A-14).</w:t>
        </w:r>
      </w:ins>
    </w:p>
    <w:p>
      <w:pPr>
        <w:pStyle w:val="Normal"/>
        <w:pBdr>
          <w:top w:val="single" w:sz="4" w:space="1" w:color="000000"/>
          <w:left w:val="single" w:sz="4" w:space="1" w:color="000000"/>
          <w:bottom w:val="single" w:sz="4" w:space="1" w:color="000000"/>
          <w:right w:val="single" w:sz="4" w:space="1" w:color="000000"/>
        </w:pBdr>
        <w:ind w:hanging="142" w:start="142" w:end="0"/>
        <w:rPr>
          <w:ins w:id="143" w:author="MICHAUX Gauthier" w:date="2023-12-21T11:18:00Z"/>
        </w:rPr>
      </w:pPr>
      <w:ins w:id="142" w:author="MICHAUX Gauthier" w:date="2023-12-21T11:18:00Z">
        <w:r>
          <w:rPr/>
        </w:r>
      </w:ins>
    </w:p>
    <w:p>
      <w:pPr>
        <w:pStyle w:val="Normal"/>
        <w:pBdr>
          <w:top w:val="single" w:sz="4" w:space="1" w:color="000000"/>
          <w:left w:val="single" w:sz="4" w:space="1" w:color="000000"/>
          <w:bottom w:val="single" w:sz="4" w:space="1" w:color="000000"/>
          <w:right w:val="single" w:sz="4" w:space="1" w:color="000000"/>
        </w:pBdr>
        <w:rPr>
          <w:ins w:id="145" w:author="MICHAUX Gauthier" w:date="2023-12-21T11:18:00Z"/>
        </w:rPr>
      </w:pPr>
      <w:ins w:id="144" w:author="MICHAUX Gauthier" w:date="2023-12-21T11:18:00Z">
        <w:r>
          <w:rPr/>
          <w:t>Pour les travaux de génie civil hydraulique, préciser les prescriptions des études à mener par l’adjudicataire.</w:t>
        </w:r>
      </w:ins>
    </w:p>
    <w:p>
      <w:pPr>
        <w:pStyle w:val="Normal"/>
        <w:pBdr>
          <w:top w:val="single" w:sz="4" w:space="1" w:color="000000"/>
          <w:left w:val="single" w:sz="4" w:space="1" w:color="000000"/>
          <w:bottom w:val="single" w:sz="4" w:space="1" w:color="000000"/>
          <w:right w:val="single" w:sz="4" w:space="1" w:color="000000"/>
        </w:pBdr>
        <w:ind w:hanging="142" w:start="142" w:end="0"/>
        <w:rPr>
          <w:ins w:id="147" w:author="MICHAUX Gauthier" w:date="2023-12-21T11:18:00Z"/>
        </w:rPr>
      </w:pPr>
      <w:ins w:id="146" w:author="MICHAUX Gauthier" w:date="2023-12-21T11:18:00Z">
        <w:r>
          <w:rPr/>
        </w:r>
      </w:ins>
    </w:p>
    <w:p>
      <w:pPr>
        <w:pStyle w:val="Normal"/>
        <w:pBdr>
          <w:top w:val="single" w:sz="4" w:space="1" w:color="000000"/>
          <w:left w:val="single" w:sz="4" w:space="1" w:color="000000"/>
          <w:bottom w:val="single" w:sz="4" w:space="1" w:color="000000"/>
          <w:right w:val="single" w:sz="4" w:space="1" w:color="000000"/>
        </w:pBdr>
        <w:rPr>
          <w:ins w:id="153" w:author="MICHAUX Gauthier" w:date="2023-12-21T11:18:00Z"/>
          <w:color w:val="FF0000"/>
        </w:rPr>
      </w:pPr>
      <w:ins w:id="148" w:author="MICHAUX Gauthier" w:date="2023-12-21T11:18:00Z">
        <w:r>
          <w:rPr>
            <w:szCs w:val="24"/>
          </w:rPr>
          <w:t xml:space="preserve">Ouvrir </w:t>
        </w:r>
      </w:ins>
      <w:ins w:id="149" w:author="MICHAUX Gauthier" w:date="2024-02-28T12:25:00Z">
        <w:r>
          <w:rPr>
            <w:szCs w:val="24"/>
          </w:rPr>
          <w:t>le ou le</w:t>
        </w:r>
      </w:ins>
      <w:ins w:id="150" w:author="MICHAUX Gauthier" w:date="2023-12-21T11:18:00Z">
        <w:r>
          <w:rPr>
            <w:szCs w:val="24"/>
          </w:rPr>
          <w:t xml:space="preserve">s postes de la série X5100 du CPN </w:t>
        </w:r>
      </w:ins>
      <w:ins w:id="151" w:author="MICHAUX Gauthier" w:date="2024-02-28T12:25:00Z">
        <w:r>
          <w:rPr>
            <w:szCs w:val="24"/>
          </w:rPr>
          <w:t xml:space="preserve">prévus </w:t>
        </w:r>
      </w:ins>
      <w:ins w:id="152" w:author="MICHAUX Gauthier" w:date="2023-12-21T11:18:00Z">
        <w:r>
          <w:rPr>
            <w:szCs w:val="24"/>
          </w:rPr>
          <w:t>à cet effet.</w:t>
        </w:r>
      </w:ins>
    </w:p>
    <w:p>
      <w:pPr>
        <w:pStyle w:val="Normal"/>
        <w:rPr>
          <w:ins w:id="155" w:author="MICHAUX Gauthier" w:date="2023-12-21T11:18:00Z"/>
          <w:color w:val="FF0000"/>
        </w:rPr>
      </w:pPr>
      <w:ins w:id="154" w:author="MICHAUX Gauthier" w:date="2023-12-21T11:18:00Z">
        <w:r>
          <w:rPr>
            <w:color w:val="FF0000"/>
          </w:rPr>
        </w:r>
      </w:ins>
    </w:p>
    <w:p>
      <w:pPr>
        <w:pStyle w:val="Normal"/>
        <w:pBdr>
          <w:top w:val="single" w:sz="4" w:space="1" w:color="000000"/>
          <w:left w:val="single" w:sz="4" w:space="1" w:color="000000"/>
          <w:bottom w:val="single" w:sz="4" w:space="1" w:color="000000"/>
          <w:right w:val="single" w:sz="4" w:space="1" w:color="000000"/>
        </w:pBdr>
        <w:rPr>
          <w:ins w:id="158" w:author="MICHAUX Gauthier" w:date="2024-02-28T12:25:00Z"/>
          <w:color w:val="FF0000"/>
        </w:rPr>
      </w:pPr>
      <w:ins w:id="156" w:author="MICHAUX Gauthier" w:date="2023-12-21T11:18:00Z">
        <w:r>
          <w:rPr/>
          <w:t>Indiquer et préciser les adaptations éventuelles aux plans "as built" à fournir par l’adjudicataire tels que prévus au document de référence QUALIROUTES QR-A-14.</w:t>
        </w:r>
      </w:ins>
      <w:ins w:id="157" w:author="MICHAUX Gauthier" w:date="2023-12-21T11:18:00Z">
        <w:r>
          <w:rPr>
            <w:color w:val="FF0000"/>
          </w:rPr>
          <w:t> </w:t>
        </w:r>
      </w:ins>
    </w:p>
    <w:p>
      <w:pPr>
        <w:pStyle w:val="Normal"/>
        <w:pBdr>
          <w:top w:val="single" w:sz="4" w:space="1" w:color="000000"/>
          <w:left w:val="single" w:sz="4" w:space="1" w:color="000000"/>
          <w:bottom w:val="single" w:sz="4" w:space="1" w:color="000000"/>
          <w:right w:val="single" w:sz="4" w:space="1" w:color="000000"/>
        </w:pBdr>
        <w:rPr>
          <w:ins w:id="160" w:author="MICHAUX Gauthier" w:date="2024-02-28T12:25:00Z"/>
          <w:color w:val="000000"/>
        </w:rPr>
      </w:pPr>
      <w:ins w:id="159" w:author="MICHAUX Gauthier" w:date="2024-02-28T12:25:00Z">
        <w:r>
          <w:rPr>
            <w:color w:val="000000"/>
          </w:rPr>
        </w:r>
      </w:ins>
    </w:p>
    <w:p>
      <w:pPr>
        <w:pStyle w:val="Normal"/>
        <w:pBdr>
          <w:top w:val="single" w:sz="4" w:space="1" w:color="000000"/>
          <w:left w:val="single" w:sz="4" w:space="1" w:color="000000"/>
          <w:bottom w:val="single" w:sz="4" w:space="1" w:color="000000"/>
          <w:right w:val="single" w:sz="4" w:space="1" w:color="000000"/>
        </w:pBdr>
        <w:rPr>
          <w:ins w:id="162" w:author="MICHAUX Gauthier" w:date="2024-02-28T12:25:00Z"/>
          <w:color w:val="000000"/>
        </w:rPr>
      </w:pPr>
      <w:ins w:id="161" w:author="MICHAUX Gauthier" w:date="2024-02-28T12:25:00Z">
        <w:r>
          <w:rPr>
            <w:color w:val="000000"/>
          </w:rPr>
          <w:t>Pour les travaux de génie civil hydraulique, préciser les plans après travaux à fournir par l’adjudicataire.</w:t>
        </w:r>
      </w:ins>
    </w:p>
    <w:p>
      <w:pPr>
        <w:pStyle w:val="Normal"/>
        <w:pBdr>
          <w:top w:val="single" w:sz="4" w:space="1" w:color="000000"/>
          <w:left w:val="single" w:sz="4" w:space="1" w:color="000000"/>
          <w:bottom w:val="single" w:sz="4" w:space="1" w:color="000000"/>
          <w:right w:val="single" w:sz="4" w:space="1" w:color="000000"/>
        </w:pBdr>
        <w:rPr>
          <w:ins w:id="164" w:author="MICHAUX Gauthier" w:date="2023-12-21T11:18:00Z"/>
          <w:color w:val="FF0000"/>
        </w:rPr>
      </w:pPr>
      <w:ins w:id="163" w:author="MICHAUX Gauthier" w:date="2023-12-21T11:18:00Z">
        <w:r>
          <w:rPr>
            <w:color w:val="FF0000"/>
          </w:rPr>
        </w:r>
      </w:ins>
    </w:p>
    <w:p>
      <w:pPr>
        <w:pStyle w:val="Normal"/>
        <w:pBdr>
          <w:top w:val="single" w:sz="4" w:space="1" w:color="000000"/>
          <w:left w:val="single" w:sz="4" w:space="1" w:color="000000"/>
          <w:bottom w:val="single" w:sz="4" w:space="1" w:color="000000"/>
          <w:right w:val="single" w:sz="4" w:space="1" w:color="000000"/>
        </w:pBdr>
        <w:rPr>
          <w:ins w:id="166" w:author="MICHAUX Gauthier" w:date="2023-12-21T11:18:00Z"/>
          <w:color w:val="FF0000"/>
        </w:rPr>
      </w:pPr>
      <w:ins w:id="165" w:author="MICHAUX Gauthier" w:date="2023-12-21T11:18:00Z">
        <w:r>
          <w:rPr>
            <w:szCs w:val="24"/>
          </w:rPr>
          <w:t>Ouvrir un des postes de la série X5200 du CPN à cet effet.</w:t>
        </w:r>
      </w:ins>
    </w:p>
    <w:p>
      <w:pPr>
        <w:pStyle w:val="Normal"/>
        <w:rPr>
          <w:b/>
          <w:color w:val="FF0000"/>
        </w:rPr>
      </w:pPr>
      <w:r>
        <w:rPr>
          <w:b/>
          <w:color w:val="FF0000"/>
        </w:rPr>
      </w:r>
    </w:p>
    <w:p>
      <w:pPr>
        <w:pStyle w:val="Normal"/>
        <w:pBdr>
          <w:top w:val="single" w:sz="4" w:space="1" w:color="000000"/>
          <w:left w:val="single" w:sz="4" w:space="4" w:color="000000"/>
          <w:bottom w:val="single" w:sz="4" w:space="0" w:color="000000"/>
          <w:right w:val="single" w:sz="4" w:space="4" w:color="000000"/>
        </w:pBdr>
        <w:rPr/>
      </w:pPr>
      <w:r>
        <w:rPr/>
        <w:t>Le cas échéant, ajouter au CSC: les cartouches des plans corrigés mentionnent de façon précise les corrections effectives ainsi que la date de celles-ci.</w:t>
      </w:r>
    </w:p>
    <w:p>
      <w:pPr>
        <w:pStyle w:val="Normal"/>
        <w:pBdr>
          <w:top w:val="single" w:sz="4" w:space="1" w:color="000000"/>
          <w:left w:val="single" w:sz="4" w:space="4" w:color="000000"/>
          <w:bottom w:val="single" w:sz="4" w:space="0" w:color="000000"/>
          <w:right w:val="single" w:sz="4" w:space="4" w:color="000000"/>
        </w:pBdr>
        <w:rPr/>
      </w:pPr>
      <w:r>
        <w:rPr/>
      </w:r>
    </w:p>
    <w:p>
      <w:pPr>
        <w:pStyle w:val="Normal"/>
        <w:pBdr>
          <w:top w:val="single" w:sz="4" w:space="1" w:color="000000"/>
          <w:left w:val="single" w:sz="4" w:space="4" w:color="000000"/>
          <w:bottom w:val="single" w:sz="4" w:space="0" w:color="000000"/>
          <w:right w:val="single" w:sz="4" w:space="4" w:color="000000"/>
        </w:pBdr>
        <w:rPr/>
      </w:pPr>
      <w:r>
        <w:rPr/>
        <w:t>Indiquer les plans qui doivent être approuvés par le pouvoir adjudicateur ainsi que le nombre d'exemplaires à fournir par l’adjudicataire.</w:t>
      </w:r>
    </w:p>
    <w:p>
      <w:pPr>
        <w:pStyle w:val="Normal"/>
        <w:rPr>
          <w:i/>
        </w:rPr>
      </w:pPr>
      <w:r>
        <w:rPr>
          <w:i/>
        </w:rPr>
      </w:r>
    </w:p>
    <w:p>
      <w:pPr>
        <w:pStyle w:val="Normal"/>
        <w:rPr>
          <w:del w:id="170" w:author="MICHAUX Gauthier" w:date="2024-02-28T12:26:00Z"/>
          <w:szCs w:val="24"/>
        </w:rPr>
      </w:pPr>
      <w:del w:id="167" w:author="MICHAUX Gauthier" w:date="2024-02-28T12:26:00Z">
        <w:r>
          <w:rPr>
            <w:szCs w:val="24"/>
          </w:rPr>
          <w:delText xml:space="preserve">L'adjudicataire fournit au fonctionnaire dirigeant le planning des travaux, </w:delText>
        </w:r>
      </w:del>
      <w:del w:id="168" w:author="MICHAUX Gauthier" w:date="2024-02-28T12:26:00Z">
        <w:r>
          <w:rPr>
            <w:bCs/>
            <w:szCs w:val="24"/>
          </w:rPr>
          <w:delText>dans les quinze jours de calendrier qui suivent la notification de l'approbation de son offre</w:delText>
        </w:r>
      </w:del>
      <w:del w:id="169" w:author="MICHAUX Gauthier" w:date="2024-02-28T12:26:00Z">
        <w:r>
          <w:rPr>
            <w:szCs w:val="24"/>
          </w:rPr>
          <w:delText xml:space="preserve">. </w:delText>
        </w:r>
      </w:del>
    </w:p>
    <w:p>
      <w:pPr>
        <w:pStyle w:val="Normal"/>
        <w:rPr>
          <w:del w:id="172" w:author="MICHAUX Gauthier" w:date="2024-02-28T12:26:00Z"/>
          <w:szCs w:val="24"/>
        </w:rPr>
      </w:pPr>
      <w:del w:id="171" w:author="MICHAUX Gauthier" w:date="2024-02-28T12:26:00Z">
        <w:r>
          <w:rPr>
            <w:szCs w:val="24"/>
          </w:rPr>
        </w:r>
      </w:del>
    </w:p>
    <w:p>
      <w:pPr>
        <w:pStyle w:val="Normal"/>
        <w:pBdr>
          <w:top w:val="single" w:sz="12" w:space="1" w:color="000000"/>
          <w:left w:val="single" w:sz="12" w:space="4" w:color="000000"/>
          <w:bottom w:val="single" w:sz="12" w:space="1" w:color="000000"/>
          <w:right w:val="single" w:sz="12" w:space="0" w:color="000000"/>
        </w:pBdr>
        <w:autoSpaceDE w:val="false"/>
        <w:rPr>
          <w:del w:id="174" w:author="MICHAUX Gauthier" w:date="2024-02-28T12:26:00Z"/>
          <w:szCs w:val="24"/>
        </w:rPr>
      </w:pPr>
      <w:del w:id="173" w:author="MICHAUX Gauthier" w:date="2024-02-28T12:26:00Z">
        <w:r>
          <w:rPr>
            <w:szCs w:val="24"/>
          </w:rPr>
          <w:delText>Le cas échéant, définir un autre délai.</w:delText>
        </w:r>
      </w:del>
    </w:p>
    <w:p>
      <w:pPr>
        <w:pStyle w:val="Normal"/>
        <w:rPr>
          <w:del w:id="176" w:author="MICHAUX Gauthier" w:date="2024-02-28T12:26:00Z"/>
          <w:szCs w:val="24"/>
        </w:rPr>
      </w:pPr>
      <w:del w:id="175" w:author="MICHAUX Gauthier" w:date="2024-02-28T12:26:00Z">
        <w:r>
          <w:rPr>
            <w:szCs w:val="24"/>
          </w:rPr>
        </w:r>
      </w:del>
    </w:p>
    <w:p>
      <w:pPr>
        <w:pStyle w:val="Normal"/>
        <w:rPr>
          <w:del w:id="178" w:author="MICHAUX Gauthier" w:date="2024-02-28T12:26:00Z"/>
          <w:szCs w:val="24"/>
        </w:rPr>
      </w:pPr>
      <w:del w:id="177" w:author="MICHAUX Gauthier" w:date="2024-02-28T12:26:00Z">
        <w:r>
          <w:rPr>
            <w:szCs w:val="24"/>
          </w:rPr>
          <w:delText>Ce planning est fourni sous la forme GANTT.</w:delText>
        </w:r>
      </w:del>
    </w:p>
    <w:p>
      <w:pPr>
        <w:pStyle w:val="Normal"/>
        <w:rPr>
          <w:del w:id="180" w:author="MICHAUX Gauthier" w:date="2024-02-28T12:26:00Z"/>
          <w:szCs w:val="24"/>
        </w:rPr>
      </w:pPr>
      <w:del w:id="179" w:author="MICHAUX Gauthier" w:date="2024-02-28T12:26:00Z">
        <w:r>
          <w:rPr>
            <w:szCs w:val="24"/>
          </w:rPr>
          <w:delText>Ce planning doit comporter:</w:delText>
        </w:r>
      </w:del>
    </w:p>
    <w:p>
      <w:pPr>
        <w:pStyle w:val="Normal"/>
        <w:rPr>
          <w:del w:id="182" w:author="MICHAUX Gauthier" w:date="2024-02-28T12:26:00Z"/>
          <w:szCs w:val="24"/>
        </w:rPr>
      </w:pPr>
      <w:del w:id="181" w:author="MICHAUX Gauthier" w:date="2024-02-28T12:26:00Z">
        <w:r>
          <w:rPr>
            <w:szCs w:val="24"/>
          </w:rPr>
        </w:r>
      </w:del>
    </w:p>
    <w:p>
      <w:pPr>
        <w:pStyle w:val="Normal"/>
        <w:pBdr>
          <w:top w:val="single" w:sz="4" w:space="1" w:color="000000"/>
          <w:left w:val="single" w:sz="4" w:space="4" w:color="000000"/>
          <w:bottom w:val="single" w:sz="4" w:space="1" w:color="000000"/>
          <w:right w:val="single" w:sz="4" w:space="4" w:color="000000"/>
        </w:pBdr>
        <w:rPr>
          <w:del w:id="184" w:author="MICHAUX Gauthier" w:date="2024-02-28T12:26:00Z"/>
          <w:szCs w:val="24"/>
        </w:rPr>
      </w:pPr>
      <w:del w:id="183" w:author="MICHAUX Gauthier" w:date="2024-02-28T12:26:00Z">
        <w:r>
          <w:rPr>
            <w:szCs w:val="24"/>
          </w:rPr>
          <w:delText>Indiquer le contenu minimum du planning en fonction de la complexité du chantier:</w:delText>
        </w:r>
      </w:del>
    </w:p>
    <w:p>
      <w:pPr>
        <w:pStyle w:val="Normal"/>
        <w:pBdr>
          <w:top w:val="single" w:sz="4" w:space="1" w:color="000000"/>
          <w:left w:val="single" w:sz="4" w:space="4" w:color="000000"/>
          <w:bottom w:val="single" w:sz="4" w:space="1" w:color="000000"/>
          <w:right w:val="single" w:sz="4" w:space="4" w:color="000000"/>
        </w:pBdr>
        <w:rPr>
          <w:del w:id="186" w:author="MICHAUX Gauthier" w:date="2024-02-28T12:26:00Z"/>
          <w:szCs w:val="24"/>
        </w:rPr>
      </w:pPr>
      <w:del w:id="185" w:author="MICHAUX Gauthier" w:date="2024-02-28T12:26:00Z">
        <w:r>
          <w:rPr>
            <w:szCs w:val="24"/>
          </w:rPr>
        </w:r>
      </w:del>
    </w:p>
    <w:p>
      <w:pPr>
        <w:pStyle w:val="Normal"/>
        <w:pBdr>
          <w:top w:val="single" w:sz="4" w:space="1" w:color="000000"/>
          <w:left w:val="single" w:sz="4" w:space="4" w:color="000000"/>
          <w:bottom w:val="single" w:sz="4" w:space="1" w:color="000000"/>
          <w:right w:val="single" w:sz="4" w:space="4" w:color="000000"/>
        </w:pBdr>
        <w:rPr>
          <w:del w:id="189" w:author="MICHAUX Gauthier" w:date="2024-02-28T12:26:00Z"/>
          <w:szCs w:val="24"/>
        </w:rPr>
      </w:pPr>
      <w:del w:id="187" w:author="MICHAUX Gauthier" w:date="2024-02-28T12:26:00Z">
        <w:r>
          <w:rPr>
            <w:szCs w:val="24"/>
          </w:rPr>
          <w:delText>- la durée de chaque activité</w:delText>
        </w:r>
      </w:del>
      <w:del w:id="188" w:author="MICHAUX Gauthier" w:date="2023-12-12T13:15: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192" w:author="MICHAUX Gauthier" w:date="2024-02-28T12:26:00Z"/>
          <w:szCs w:val="24"/>
        </w:rPr>
      </w:pPr>
      <w:del w:id="190" w:author="MICHAUX Gauthier" w:date="2024-02-28T12:26:00Z">
        <w:r>
          <w:rPr>
            <w:szCs w:val="24"/>
          </w:rPr>
          <w:delText>- la durée totale de chaque phase et de l'entreprise pour aboutir à l'achèvement de ceux-ci dans les délais prévus</w:delText>
        </w:r>
      </w:del>
      <w:del w:id="191" w:author="MICHAUX Gauthier" w:date="2023-12-12T13:15: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197" w:author="MICHAUX Gauthier" w:date="2024-02-28T12:26:00Z"/>
          <w:szCs w:val="24"/>
        </w:rPr>
      </w:pPr>
      <w:del w:id="193" w:author="MICHAUX Gauthier" w:date="2024-02-28T12:26:00Z">
        <w:r>
          <w:rPr>
            <w:szCs w:val="24"/>
          </w:rPr>
          <w:delText xml:space="preserve">- les postes du métré nécessitant des fournitures dont le délai de livraison ou de réception est long et/ou a une importance </w:delText>
        </w:r>
      </w:del>
      <w:del w:id="194" w:author="MICHAUX Gauthier" w:date="2023-12-12T13:14:00Z">
        <w:r>
          <w:rPr>
            <w:szCs w:val="24"/>
          </w:rPr>
          <w:delText>en terme de</w:delText>
        </w:r>
      </w:del>
      <w:del w:id="195" w:author="MICHAUX Gauthier" w:date="2024-02-28T12:26:00Z">
        <w:r>
          <w:rPr>
            <w:szCs w:val="24"/>
          </w:rPr>
          <w:delText xml:space="preserve"> planning</w:delText>
        </w:r>
      </w:del>
      <w:del w:id="196" w:author="MICHAUX Gauthier" w:date="2023-12-12T13:15: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200" w:author="MICHAUX Gauthier" w:date="2024-02-28T12:26:00Z"/>
          <w:szCs w:val="24"/>
        </w:rPr>
      </w:pPr>
      <w:del w:id="198" w:author="MICHAUX Gauthier" w:date="2024-02-28T12:26:00Z">
        <w:r>
          <w:rPr>
            <w:szCs w:val="24"/>
          </w:rPr>
          <w:delText>- toutes les activités se trouvant sur le chemin critique</w:delText>
        </w:r>
      </w:del>
      <w:del w:id="199" w:author="MICHAUX Gauthier" w:date="2023-12-12T13:15: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203" w:author="MICHAUX Gauthier" w:date="2024-02-28T12:26:00Z"/>
          <w:szCs w:val="24"/>
        </w:rPr>
      </w:pPr>
      <w:del w:id="201" w:author="MICHAUX Gauthier" w:date="2024-02-28T12:26:00Z">
        <w:r>
          <w:rPr>
            <w:szCs w:val="24"/>
          </w:rPr>
          <w:delText>- toutes les phases des travaux (telles que prévues au marché) et la signalisation s’y rapportant</w:delText>
        </w:r>
      </w:del>
      <w:del w:id="202" w:author="MICHAUX Gauthier" w:date="2023-12-12T13:15: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206" w:author="MICHAUX Gauthier" w:date="2024-02-28T12:26:00Z"/>
          <w:szCs w:val="24"/>
        </w:rPr>
      </w:pPr>
      <w:del w:id="204" w:author="MICHAUX Gauthier" w:date="2024-02-28T12:26:00Z">
        <w:r>
          <w:rPr>
            <w:szCs w:val="24"/>
          </w:rPr>
          <w:delText>- les délais partiels nécessaires pour l'exécution des diverses phases de l'entreprise et ce, en fonction des modifications de la circulation tant routière que fluviale</w:delText>
        </w:r>
      </w:del>
      <w:del w:id="205" w:author="MICHAUX Gauthier" w:date="2023-12-12T13:15: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209" w:author="MICHAUX Gauthier" w:date="2023-12-12T13:11:00Z"/>
          <w:szCs w:val="24"/>
        </w:rPr>
      </w:pPr>
      <w:del w:id="207" w:author="MICHAUX Gauthier" w:date="2024-02-28T12:26:00Z">
        <w:r>
          <w:rPr>
            <w:szCs w:val="24"/>
          </w:rPr>
          <w:delText>- des repères calendrier. Ceux-ci doivent tenir compte des périodes effectives de travail intégrant les jours fériés légaux</w:delText>
        </w:r>
      </w:del>
      <w:del w:id="208" w:author="MICHAUX Gauthier" w:date="2023-12-12T13:11:00Z">
        <w:r>
          <w:rPr>
            <w:szCs w:val="24"/>
          </w:rPr>
          <w:delText>;</w:delText>
        </w:r>
      </w:del>
    </w:p>
    <w:p>
      <w:pPr>
        <w:pStyle w:val="Normal"/>
        <w:pBdr>
          <w:top w:val="single" w:sz="4" w:space="1" w:color="000000"/>
          <w:left w:val="single" w:sz="4" w:space="4" w:color="000000"/>
          <w:bottom w:val="single" w:sz="4" w:space="1" w:color="000000"/>
          <w:right w:val="single" w:sz="4" w:space="4" w:color="000000"/>
        </w:pBdr>
        <w:rPr>
          <w:del w:id="211" w:author="MICHAUX Gauthier" w:date="2024-02-28T12:26:00Z"/>
          <w:szCs w:val="24"/>
        </w:rPr>
      </w:pPr>
      <w:del w:id="210" w:author="MICHAUX Gauthier" w:date="2023-12-12T13:11:00Z">
        <w:r>
          <w:rPr>
            <w:szCs w:val="24"/>
          </w:rPr>
          <w:delText>- …</w:delText>
        </w:r>
      </w:del>
    </w:p>
    <w:p>
      <w:pPr>
        <w:pStyle w:val="Normal"/>
        <w:pBdr>
          <w:top w:val="single" w:sz="4" w:space="1" w:color="000000"/>
          <w:left w:val="single" w:sz="4" w:space="4" w:color="000000"/>
          <w:bottom w:val="single" w:sz="4" w:space="1" w:color="000000"/>
          <w:right w:val="single" w:sz="4" w:space="4" w:color="000000"/>
        </w:pBdr>
        <w:rPr>
          <w:del w:id="213" w:author="MICHAUX Gauthier" w:date="2024-02-28T12:26:00Z"/>
          <w:szCs w:val="24"/>
        </w:rPr>
      </w:pPr>
      <w:del w:id="212" w:author="MICHAUX Gauthier" w:date="2024-02-28T12:26:00Z">
        <w:r>
          <w:rPr>
            <w:szCs w:val="24"/>
          </w:rPr>
        </w:r>
      </w:del>
    </w:p>
    <w:p>
      <w:pPr>
        <w:pStyle w:val="Normal"/>
        <w:widowControl/>
        <w:pBdr>
          <w:top w:val="single" w:sz="4" w:space="1" w:color="000000"/>
          <w:left w:val="single" w:sz="4" w:space="4" w:color="000000"/>
          <w:bottom w:val="single" w:sz="4" w:space="1" w:color="000000"/>
          <w:right w:val="single" w:sz="4" w:space="4" w:color="000000"/>
        </w:pBdr>
        <w:bidi w:val="0"/>
        <w:spacing w:lineRule="exact" w:line="312"/>
        <w:jc w:val="both"/>
        <w:rPr>
          <w:del w:id="215" w:author="MICHAUX Gauthier" w:date="2024-02-28T12:26:00Z"/>
          <w:szCs w:val="24"/>
        </w:rPr>
      </w:pPr>
      <w:del w:id="214" w:author="MICHAUX Gauthier" w:date="2024-02-28T12:26:00Z">
        <w:r>
          <w:rPr>
            <w:szCs w:val="24"/>
          </w:rPr>
        </w:r>
      </w:del>
    </w:p>
    <w:p>
      <w:pPr>
        <w:pStyle w:val="Normal"/>
        <w:widowControl/>
        <w:pBdr>
          <w:top w:val="single" w:sz="4" w:space="1" w:color="000000"/>
          <w:left w:val="single" w:sz="4" w:space="4" w:color="000000"/>
          <w:bottom w:val="single" w:sz="4" w:space="1" w:color="000000"/>
          <w:right w:val="single" w:sz="4" w:space="4" w:color="000000"/>
        </w:pBdr>
        <w:bidi w:val="0"/>
        <w:spacing w:lineRule="exact" w:line="312"/>
        <w:jc w:val="both"/>
        <w:rPr>
          <w:del w:id="217" w:author="MICHAUX Gauthier" w:date="2024-02-28T12:26:00Z"/>
          <w:szCs w:val="24"/>
        </w:rPr>
      </w:pPr>
      <w:del w:id="216" w:author="MICHAUX Gauthier" w:date="2024-02-28T12:26:00Z">
        <w:r>
          <w:rPr>
            <w:szCs w:val="24"/>
          </w:rPr>
          <w:delText>Ce planning peut faire l'objet de modifications. Il est mis à jour par l'entrepreneur mensuellement ou en fonction des besoins.</w:delText>
        </w:r>
      </w:del>
    </w:p>
    <w:p>
      <w:pPr>
        <w:pStyle w:val="Normal"/>
        <w:widowControl/>
        <w:pBdr>
          <w:top w:val="single" w:sz="4" w:space="1" w:color="000000"/>
          <w:left w:val="single" w:sz="4" w:space="4" w:color="000000"/>
          <w:bottom w:val="single" w:sz="4" w:space="1" w:color="000000"/>
          <w:right w:val="single" w:sz="4" w:space="4" w:color="000000"/>
        </w:pBdr>
        <w:bidi w:val="0"/>
        <w:spacing w:lineRule="exact" w:line="312"/>
        <w:jc w:val="both"/>
        <w:rPr>
          <w:del w:id="219" w:author="MICHAUX Gauthier" w:date="2023-12-21T11:18:00Z"/>
          <w:i/>
          <w:szCs w:val="24"/>
        </w:rPr>
      </w:pPr>
      <w:del w:id="218" w:author="MICHAUX Gauthier" w:date="2023-12-21T11:18:00Z">
        <w:r>
          <w:rPr>
            <w:i/>
            <w:szCs w:val="24"/>
          </w:rPr>
        </w:r>
      </w:del>
    </w:p>
    <w:p>
      <w:pPr>
        <w:pStyle w:val="Normal"/>
        <w:pBdr>
          <w:top w:val="single" w:sz="4" w:space="1" w:color="000000"/>
          <w:left w:val="single" w:sz="4" w:space="1" w:color="000000"/>
          <w:bottom w:val="single" w:sz="4" w:space="1" w:color="000000"/>
          <w:right w:val="single" w:sz="4" w:space="1" w:color="000000"/>
        </w:pBdr>
        <w:ind w:hanging="142" w:start="142" w:end="0"/>
        <w:rPr>
          <w:del w:id="224" w:author="MICHAUX Gauthier" w:date="2023-11-27T16:37:00Z"/>
        </w:rPr>
      </w:pPr>
      <w:del w:id="220" w:author="MICHAUX Gauthier" w:date="2023-12-21T11:18:00Z">
        <w:r>
          <w:rPr/>
          <w:delText xml:space="preserve">Indiquer et préciser </w:delText>
        </w:r>
      </w:del>
      <w:del w:id="221" w:author="MICHAUX Gauthier" w:date="2023-11-27T16:37:00Z">
        <w:r>
          <w:rPr/>
          <w:delText>les études et plans de détail et d'exécution à fournir par l’adjudicataire.</w:delText>
        </w:r>
      </w:del>
      <w:del w:id="222" w:author="MICHAUX Gauthier" w:date="2023-11-27T16:37:00Z">
        <w:r>
          <w:rPr>
            <w:color w:val="000000"/>
          </w:rPr>
          <w:delText> </w:delText>
        </w:r>
      </w:del>
      <w:del w:id="223" w:author="MICHAUX Gauthier" w:date="2023-11-27T16:37:00Z">
        <w:r>
          <w:rPr/>
          <w:delText>Préciser le format informatique des fichiers.</w:delText>
        </w:r>
      </w:del>
    </w:p>
    <w:p>
      <w:pPr>
        <w:pStyle w:val="Normal"/>
        <w:widowControl/>
        <w:pBdr>
          <w:top w:val="single" w:sz="4" w:space="1" w:color="000000"/>
          <w:left w:val="single" w:sz="4" w:space="1" w:color="000000"/>
          <w:bottom w:val="single" w:sz="4" w:space="1" w:color="000000"/>
          <w:right w:val="single" w:sz="4" w:space="1" w:color="000000"/>
        </w:pBdr>
        <w:bidi w:val="0"/>
        <w:spacing w:lineRule="exact" w:line="312"/>
        <w:ind w:hanging="142" w:start="142" w:end="0"/>
        <w:jc w:val="both"/>
        <w:rPr>
          <w:del w:id="228" w:author="MICHAUX Gauthier" w:date="2023-12-21T11:18:00Z"/>
          <w:color w:val="FF0000"/>
        </w:rPr>
      </w:pPr>
      <w:del w:id="225" w:author="MICHAUX Gauthier" w:date="2023-12-21T11:18:00Z">
        <w:r>
          <w:rPr>
            <w:szCs w:val="24"/>
          </w:rPr>
          <w:delText xml:space="preserve">Ouvrir </w:delText>
        </w:r>
      </w:del>
      <w:del w:id="226" w:author="MICHAUX Gauthier" w:date="2023-12-12T10:58:00Z">
        <w:r>
          <w:rPr>
            <w:szCs w:val="24"/>
          </w:rPr>
          <w:delText xml:space="preserve">le poste </w:delText>
        </w:r>
      </w:del>
      <w:del w:id="227" w:author="MICHAUX Gauthier" w:date="2023-12-21T11:18:00Z">
        <w:r>
          <w:rPr>
            <w:szCs w:val="24"/>
          </w:rPr>
          <w:delText>X5100 du CPN à cet effet.</w:delText>
        </w:r>
      </w:del>
    </w:p>
    <w:p>
      <w:pPr>
        <w:pStyle w:val="Normal"/>
        <w:widowControl/>
        <w:pBdr>
          <w:top w:val="single" w:sz="4" w:space="1" w:color="000000"/>
          <w:left w:val="single" w:sz="4" w:space="1" w:color="000000"/>
          <w:bottom w:val="single" w:sz="4" w:space="1" w:color="000000"/>
          <w:right w:val="single" w:sz="4" w:space="1" w:color="000000"/>
        </w:pBdr>
        <w:bidi w:val="0"/>
        <w:spacing w:lineRule="exact" w:line="312"/>
        <w:ind w:hanging="142" w:start="142" w:end="0"/>
        <w:jc w:val="both"/>
        <w:rPr>
          <w:del w:id="230" w:author="MICHAUX Gauthier" w:date="2023-12-21T11:18:00Z"/>
          <w:color w:val="FF0000"/>
        </w:rPr>
      </w:pPr>
      <w:del w:id="229" w:author="MICHAUX Gauthier" w:date="2023-12-21T11:18:00Z">
        <w:r>
          <w:rPr>
            <w:color w:val="FF0000"/>
          </w:rPr>
        </w:r>
      </w:del>
    </w:p>
    <w:p>
      <w:pPr>
        <w:pStyle w:val="Normal"/>
        <w:widowControl/>
        <w:pBdr>
          <w:top w:val="single" w:sz="4" w:space="1" w:color="000000"/>
          <w:left w:val="single" w:sz="4" w:space="1" w:color="000000"/>
          <w:bottom w:val="single" w:sz="4" w:space="1" w:color="000000"/>
          <w:right w:val="single" w:sz="4" w:space="1" w:color="000000"/>
        </w:pBdr>
        <w:bidi w:val="0"/>
        <w:spacing w:lineRule="exact" w:line="312"/>
        <w:ind w:hanging="142" w:start="142" w:end="0"/>
        <w:jc w:val="both"/>
        <w:rPr>
          <w:del w:id="233" w:author="MICHAUX Gauthier" w:date="2023-12-21T11:18:00Z"/>
          <w:color w:val="FF0000"/>
        </w:rPr>
      </w:pPr>
      <w:del w:id="231" w:author="MICHAUX Gauthier" w:date="2023-12-21T11:18:00Z">
        <w:r>
          <w:rPr/>
          <w:delText>Indiquer et préciser les plans "as built" à fournir par l’adjudicataire.</w:delText>
        </w:r>
      </w:del>
      <w:del w:id="232" w:author="MICHAUX Gauthier" w:date="2023-12-21T11:18:00Z">
        <w:r>
          <w:rPr>
            <w:color w:val="FF0000"/>
          </w:rPr>
          <w:delText> </w:delText>
        </w:r>
      </w:del>
    </w:p>
    <w:p>
      <w:pPr>
        <w:pStyle w:val="Normal"/>
        <w:widowControl/>
        <w:pBdr>
          <w:top w:val="single" w:sz="4" w:space="1" w:color="000000"/>
          <w:left w:val="single" w:sz="4" w:space="1" w:color="000000"/>
          <w:bottom w:val="single" w:sz="4" w:space="1" w:color="000000"/>
          <w:right w:val="single" w:sz="4" w:space="1" w:color="000000"/>
        </w:pBdr>
        <w:bidi w:val="0"/>
        <w:spacing w:lineRule="exact" w:line="312"/>
        <w:ind w:hanging="142" w:start="142" w:end="0"/>
        <w:jc w:val="both"/>
        <w:rPr>
          <w:del w:id="235" w:author="MICHAUX Gauthier" w:date="2023-12-21T11:18:00Z"/>
          <w:color w:val="FF0000"/>
        </w:rPr>
      </w:pPr>
      <w:del w:id="234" w:author="MICHAUX Gauthier" w:date="2023-12-21T11:18:00Z">
        <w:r>
          <w:rPr>
            <w:szCs w:val="24"/>
          </w:rPr>
          <w:delText>Ouvrir un des postes de la série X5200 du CPN à cet effet.</w:delText>
        </w:r>
      </w:del>
    </w:p>
    <w:p>
      <w:pPr>
        <w:pStyle w:val="Normal"/>
        <w:widowControl/>
        <w:pBdr>
          <w:top w:val="single" w:sz="4" w:space="1" w:color="000000"/>
          <w:left w:val="single" w:sz="4" w:space="1" w:color="000000"/>
          <w:bottom w:val="single" w:sz="4" w:space="1" w:color="000000"/>
          <w:right w:val="single" w:sz="4" w:space="1" w:color="000000"/>
        </w:pBdr>
        <w:bidi w:val="0"/>
        <w:spacing w:lineRule="exact" w:line="312"/>
        <w:ind w:hanging="142" w:start="142" w:end="0"/>
        <w:jc w:val="both"/>
        <w:rPr>
          <w:del w:id="237" w:author="MICHAUX Gauthier" w:date="2023-12-21T11:15:00Z"/>
          <w:color w:val="FF0000"/>
        </w:rPr>
      </w:pPr>
      <w:del w:id="236" w:author="MICHAUX Gauthier" w:date="2023-12-21T11:15:00Z">
        <w:r>
          <w:rPr>
            <w:color w:val="FF0000"/>
          </w:rPr>
        </w:r>
      </w:del>
    </w:p>
    <w:p>
      <w:pPr>
        <w:pStyle w:val="Normal"/>
        <w:rPr>
          <w:del w:id="239" w:author="MICHAUX Gauthier" w:date="2023-11-27T16:38:00Z"/>
        </w:rPr>
      </w:pPr>
      <w:del w:id="238"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41" w:author="MICHAUX Gauthier" w:date="2023-11-27T16:38:00Z"/>
        </w:rPr>
      </w:pPr>
      <w:del w:id="240" w:author="MICHAUX Gauthier" w:date="2023-11-27T16:38:00Z">
        <w:r>
          <w:rPr/>
          <w:delText xml:space="preserve">Pour les ouvrages d’art concernés par le chapitre K, le texte suivant est à insérer: </w:delText>
        </w:r>
      </w:del>
    </w:p>
    <w:p>
      <w:pPr>
        <w:pStyle w:val="Normal"/>
        <w:pBdr>
          <w:top w:val="single" w:sz="4" w:space="1" w:color="000000"/>
          <w:left w:val="single" w:sz="4" w:space="4" w:color="000000"/>
          <w:bottom w:val="single" w:sz="4" w:space="1" w:color="000000"/>
          <w:right w:val="single" w:sz="4" w:space="4" w:color="000000"/>
        </w:pBdr>
        <w:rPr>
          <w:del w:id="243" w:author="MICHAUX Gauthier" w:date="2023-11-27T16:38:00Z"/>
        </w:rPr>
      </w:pPr>
      <w:del w:id="242"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46" w:author="MICHAUX Gauthier" w:date="2023-11-27T16:38:00Z"/>
        </w:rPr>
      </w:pPr>
      <w:del w:id="244" w:author="MICHAUX Gauthier" w:date="2023-11-27T16:38:00Z">
        <w:r>
          <w:rPr/>
          <w:delText xml:space="preserve">1) </w:delText>
        </w:r>
      </w:del>
      <w:del w:id="245" w:author="MICHAUX Gauthier" w:date="2023-11-27T16:38:00Z">
        <w:r>
          <w:rPr>
            <w:u w:val="single"/>
          </w:rPr>
          <w:delText>Plans et notes de calcul des ouvrages</w:delText>
        </w:r>
      </w:del>
    </w:p>
    <w:p>
      <w:pPr>
        <w:pStyle w:val="Normal"/>
        <w:pBdr>
          <w:top w:val="single" w:sz="4" w:space="1" w:color="000000"/>
          <w:left w:val="single" w:sz="4" w:space="4" w:color="000000"/>
          <w:bottom w:val="single" w:sz="4" w:space="1" w:color="000000"/>
          <w:right w:val="single" w:sz="4" w:space="4" w:color="000000"/>
        </w:pBdr>
        <w:rPr>
          <w:del w:id="248" w:author="MICHAUX Gauthier" w:date="2023-11-27T16:38:00Z"/>
          <w:u w:val="single"/>
        </w:rPr>
      </w:pPr>
      <w:del w:id="247" w:author="MICHAUX Gauthier" w:date="2023-11-27T16:38:00Z">
        <w:r>
          <w:rPr>
            <w:u w:val="single"/>
          </w:rPr>
        </w:r>
      </w:del>
    </w:p>
    <w:p>
      <w:pPr>
        <w:pStyle w:val="Normal"/>
        <w:pBdr>
          <w:top w:val="single" w:sz="4" w:space="1" w:color="000000"/>
          <w:left w:val="single" w:sz="4" w:space="4" w:color="000000"/>
          <w:bottom w:val="single" w:sz="4" w:space="1" w:color="000000"/>
          <w:right w:val="single" w:sz="4" w:space="4" w:color="000000"/>
        </w:pBdr>
        <w:rPr>
          <w:del w:id="250" w:author="MICHAUX Gauthier" w:date="2023-11-27T16:38:00Z"/>
        </w:rPr>
      </w:pPr>
      <w:del w:id="249" w:author="MICHAUX Gauthier" w:date="2023-11-27T16:38:00Z">
        <w:r>
          <w:rPr/>
          <w:delText>Sur la base des indications des plans mis à disposition, l’adjudicataire établit le projet complet des travaux à exécuter, ainsi qu’un planning d’exécution remis à jour au fur et à mesure de l’avancement des travaux.</w:delText>
        </w:r>
      </w:del>
    </w:p>
    <w:p>
      <w:pPr>
        <w:pStyle w:val="Normal"/>
        <w:pBdr>
          <w:top w:val="single" w:sz="4" w:space="1" w:color="000000"/>
          <w:left w:val="single" w:sz="4" w:space="4" w:color="000000"/>
          <w:bottom w:val="single" w:sz="4" w:space="1" w:color="000000"/>
          <w:right w:val="single" w:sz="4" w:space="4" w:color="000000"/>
        </w:pBdr>
        <w:rPr>
          <w:del w:id="252" w:author="MICHAUX Gauthier" w:date="2023-11-27T16:38:00Z"/>
        </w:rPr>
      </w:pPr>
      <w:del w:id="251"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54" w:author="MICHAUX Gauthier" w:date="2023-11-27T16:38:00Z"/>
        </w:rPr>
      </w:pPr>
      <w:del w:id="253" w:author="MICHAUX Gauthier" w:date="2023-11-27T16:38:00Z">
        <w:r>
          <w:rPr/>
          <w:delText>Le projet comprend, toutes les études nécessaires, levés topographiques, plans d’emprises complémentaires, reconnaissance du sol, déplacement des concessionnaires, notes détaillées, métrés et bordereaux, plans d’exécution complets, plans et documents relatifs aux éléments de la signalisation routière, plans des voiries provisoires, etc.</w:delText>
        </w:r>
      </w:del>
    </w:p>
    <w:p>
      <w:pPr>
        <w:pStyle w:val="Normal"/>
        <w:pBdr>
          <w:top w:val="single" w:sz="4" w:space="1" w:color="000000"/>
          <w:left w:val="single" w:sz="4" w:space="4" w:color="000000"/>
          <w:bottom w:val="single" w:sz="4" w:space="1" w:color="000000"/>
          <w:right w:val="single" w:sz="4" w:space="4" w:color="000000"/>
        </w:pBdr>
        <w:rPr>
          <w:del w:id="256" w:author="MICHAUX Gauthier" w:date="2023-11-27T16:38:00Z"/>
        </w:rPr>
      </w:pPr>
      <w:del w:id="255"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58" w:author="MICHAUX Gauthier" w:date="2023-11-27T16:38:00Z"/>
        </w:rPr>
      </w:pPr>
      <w:del w:id="257" w:author="MICHAUX Gauthier" w:date="2023-11-27T16:38:00Z">
        <w:r>
          <w:rPr/>
          <w:delText>L’adjudicataire fournit les plans complets et détaillés d’exécution, les notes de calculs, les métrés et les bordereaux des quantités des ouvrages, travaux et fournitures et tous les autres documents relatifs au projet à réaliser.</w:delText>
        </w:r>
      </w:del>
    </w:p>
    <w:p>
      <w:pPr>
        <w:pStyle w:val="Normal"/>
        <w:pBdr>
          <w:top w:val="single" w:sz="4" w:space="1" w:color="000000"/>
          <w:left w:val="single" w:sz="4" w:space="4" w:color="000000"/>
          <w:bottom w:val="single" w:sz="4" w:space="1" w:color="000000"/>
          <w:right w:val="single" w:sz="4" w:space="4" w:color="000000"/>
        </w:pBdr>
        <w:rPr>
          <w:del w:id="260" w:author="MICHAUX Gauthier" w:date="2023-11-27T16:38:00Z"/>
        </w:rPr>
      </w:pPr>
      <w:del w:id="259"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62" w:author="MICHAUX Gauthier" w:date="2023-11-27T16:38:00Z"/>
        </w:rPr>
      </w:pPr>
      <w:del w:id="261" w:author="MICHAUX Gauthier" w:date="2023-11-27T16:38:00Z">
        <w:r>
          <w:rPr/>
          <w:delText>Tous les plans nécessaires à l’exécution du marché accompagnés des notes de calculs éventuelles sont soumis au fonctionnaire dirigeant au plus tard 60 jours calendrier avant l’exécution des travaux correspondants.</w:delText>
        </w:r>
      </w:del>
    </w:p>
    <w:p>
      <w:pPr>
        <w:pStyle w:val="Normal"/>
        <w:pBdr>
          <w:top w:val="single" w:sz="4" w:space="1" w:color="000000"/>
          <w:left w:val="single" w:sz="4" w:space="4" w:color="000000"/>
          <w:bottom w:val="single" w:sz="4" w:space="1" w:color="000000"/>
          <w:right w:val="single" w:sz="4" w:space="4" w:color="000000"/>
        </w:pBdr>
        <w:rPr>
          <w:del w:id="264" w:author="MICHAUX Gauthier" w:date="2023-11-27T16:38:00Z"/>
        </w:rPr>
      </w:pPr>
      <w:del w:id="263"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66" w:author="MICHAUX Gauthier" w:date="2023-11-27T16:38:00Z"/>
        </w:rPr>
      </w:pPr>
      <w:del w:id="265" w:author="MICHAUX Gauthier" w:date="2023-11-27T16:38:00Z">
        <w:r>
          <w:rPr/>
          <w:delText>Ces documents sont introduits en quatre exemplaires.</w:delText>
        </w:r>
      </w:del>
    </w:p>
    <w:p>
      <w:pPr>
        <w:pStyle w:val="Normal"/>
        <w:pBdr>
          <w:top w:val="single" w:sz="4" w:space="1" w:color="000000"/>
          <w:left w:val="single" w:sz="4" w:space="4" w:color="000000"/>
          <w:bottom w:val="single" w:sz="4" w:space="1" w:color="000000"/>
          <w:right w:val="single" w:sz="4" w:space="4" w:color="000000"/>
        </w:pBdr>
        <w:rPr>
          <w:del w:id="268" w:author="MICHAUX Gauthier" w:date="2023-11-27T16:38:00Z"/>
        </w:rPr>
      </w:pPr>
      <w:del w:id="267"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70" w:author="MICHAUX Gauthier" w:date="2023-11-27T16:38:00Z"/>
        </w:rPr>
      </w:pPr>
      <w:del w:id="269" w:author="MICHAUX Gauthier" w:date="2023-11-27T16:38:00Z">
        <w:r>
          <w:rPr/>
          <w:delText>Les titres des plans sont analogues à ceux du pouvoir adjudicateur.</w:delText>
        </w:r>
      </w:del>
    </w:p>
    <w:p>
      <w:pPr>
        <w:pStyle w:val="Normal"/>
        <w:pBdr>
          <w:top w:val="single" w:sz="4" w:space="1" w:color="000000"/>
          <w:left w:val="single" w:sz="4" w:space="4" w:color="000000"/>
          <w:bottom w:val="single" w:sz="4" w:space="1" w:color="000000"/>
          <w:right w:val="single" w:sz="4" w:space="4" w:color="000000"/>
        </w:pBdr>
        <w:rPr>
          <w:del w:id="272" w:author="MICHAUX Gauthier" w:date="2023-11-27T16:38:00Z"/>
        </w:rPr>
      </w:pPr>
      <w:del w:id="271"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74" w:author="MICHAUX Gauthier" w:date="2023-11-27T16:38:00Z"/>
        </w:rPr>
      </w:pPr>
      <w:del w:id="273" w:author="MICHAUX Gauthier" w:date="2023-11-27T16:38:00Z">
        <w:r>
          <w:rPr/>
          <w:delText>Les notes de calculs sont détaillées et lisibles.</w:delText>
        </w:r>
      </w:del>
    </w:p>
    <w:p>
      <w:pPr>
        <w:pStyle w:val="Normal"/>
        <w:pBdr>
          <w:top w:val="single" w:sz="4" w:space="1" w:color="000000"/>
          <w:left w:val="single" w:sz="4" w:space="4" w:color="000000"/>
          <w:bottom w:val="single" w:sz="4" w:space="1" w:color="000000"/>
          <w:right w:val="single" w:sz="4" w:space="4" w:color="000000"/>
        </w:pBdr>
        <w:rPr>
          <w:del w:id="276" w:author="MICHAUX Gauthier" w:date="2023-11-27T16:38:00Z"/>
        </w:rPr>
      </w:pPr>
      <w:del w:id="275"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78" w:author="MICHAUX Gauthier" w:date="2023-11-27T16:38:00Z"/>
        </w:rPr>
      </w:pPr>
      <w:del w:id="277" w:author="MICHAUX Gauthier" w:date="2023-11-27T16:38:00Z">
        <w:r>
          <w:rPr/>
          <w:delText>Tous les plans, métrés et bordereaux doivent être datés et signés pour accord par l’adjudicataire dans la case ad hoc.</w:delText>
        </w:r>
      </w:del>
    </w:p>
    <w:p>
      <w:pPr>
        <w:pStyle w:val="Normal"/>
        <w:pBdr>
          <w:top w:val="single" w:sz="4" w:space="1" w:color="000000"/>
          <w:left w:val="single" w:sz="4" w:space="4" w:color="000000"/>
          <w:bottom w:val="single" w:sz="4" w:space="1" w:color="000000"/>
          <w:right w:val="single" w:sz="4" w:space="4" w:color="000000"/>
        </w:pBdr>
        <w:rPr>
          <w:del w:id="280" w:author="MICHAUX Gauthier" w:date="2023-11-27T16:38:00Z"/>
        </w:rPr>
      </w:pPr>
      <w:del w:id="279"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82" w:author="MICHAUX Gauthier" w:date="2023-11-27T16:38:00Z"/>
        </w:rPr>
      </w:pPr>
      <w:del w:id="281" w:author="MICHAUX Gauthier" w:date="2023-11-27T16:38:00Z">
        <w:r>
          <w:rPr/>
          <w:delText>Les qualités des matériaux utilisés sont indiquées sur les plans.</w:delText>
        </w:r>
      </w:del>
    </w:p>
    <w:p>
      <w:pPr>
        <w:pStyle w:val="Normal"/>
        <w:pBdr>
          <w:top w:val="single" w:sz="4" w:space="1" w:color="000000"/>
          <w:left w:val="single" w:sz="4" w:space="4" w:color="000000"/>
          <w:bottom w:val="single" w:sz="4" w:space="1" w:color="000000"/>
          <w:right w:val="single" w:sz="4" w:space="4" w:color="000000"/>
        </w:pBdr>
        <w:rPr>
          <w:del w:id="284" w:author="MICHAUX Gauthier" w:date="2023-11-27T16:38:00Z"/>
        </w:rPr>
      </w:pPr>
      <w:del w:id="283"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86" w:author="MICHAUX Gauthier" w:date="2023-11-27T16:38:00Z"/>
        </w:rPr>
      </w:pPr>
      <w:del w:id="285" w:author="MICHAUX Gauthier" w:date="2023-11-27T16:38:00Z">
        <w:r>
          <w:rPr/>
          <w:delText>S’il est constaté qu’un ou plusieurs documents sont incomplets ou incorrects, l’adjudicataire est tenu de les corriger en tenant compte des observations faites par le fonctionnaire dirigeant.</w:delText>
        </w:r>
      </w:del>
    </w:p>
    <w:p>
      <w:pPr>
        <w:pStyle w:val="Normal"/>
        <w:pBdr>
          <w:top w:val="single" w:sz="4" w:space="1" w:color="000000"/>
          <w:left w:val="single" w:sz="4" w:space="4" w:color="000000"/>
          <w:bottom w:val="single" w:sz="4" w:space="1" w:color="000000"/>
          <w:right w:val="single" w:sz="4" w:space="4" w:color="000000"/>
        </w:pBdr>
        <w:rPr>
          <w:del w:id="288" w:author="MICHAUX Gauthier" w:date="2023-11-27T16:38:00Z"/>
        </w:rPr>
      </w:pPr>
      <w:del w:id="287"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90" w:author="MICHAUX Gauthier" w:date="2023-11-27T16:38:00Z"/>
        </w:rPr>
      </w:pPr>
      <w:del w:id="289" w:author="MICHAUX Gauthier" w:date="2023-11-27T16:38:00Z">
        <w:r>
          <w:rPr/>
          <w:delText>Les cartouches des plans corrigés mentionnent de façon précise les corrections effectuées ainsi que la date des corrections.</w:delText>
        </w:r>
      </w:del>
    </w:p>
    <w:p>
      <w:pPr>
        <w:pStyle w:val="Normal"/>
        <w:pBdr>
          <w:top w:val="single" w:sz="4" w:space="1" w:color="000000"/>
          <w:left w:val="single" w:sz="4" w:space="4" w:color="000000"/>
          <w:bottom w:val="single" w:sz="4" w:space="1" w:color="000000"/>
          <w:right w:val="single" w:sz="4" w:space="4" w:color="000000"/>
        </w:pBdr>
        <w:rPr>
          <w:del w:id="292" w:author="MICHAUX Gauthier" w:date="2023-11-27T16:38:00Z"/>
        </w:rPr>
      </w:pPr>
      <w:del w:id="291"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94" w:author="MICHAUX Gauthier" w:date="2023-11-27T16:38:00Z"/>
        </w:rPr>
      </w:pPr>
      <w:del w:id="293" w:author="MICHAUX Gauthier" w:date="2023-11-27T16:38:00Z">
        <w:r>
          <w:rPr/>
          <w:delText>Les plans sont dressés à une échelle suffisamment lisible et côtés de manière à donner toutes les dimensions nécessaires à l’exécution des différents éléments des ouvrages.</w:delText>
        </w:r>
      </w:del>
    </w:p>
    <w:p>
      <w:pPr>
        <w:pStyle w:val="Normal"/>
        <w:pBdr>
          <w:top w:val="single" w:sz="4" w:space="1" w:color="000000"/>
          <w:left w:val="single" w:sz="4" w:space="4" w:color="000000"/>
          <w:bottom w:val="single" w:sz="4" w:space="1" w:color="000000"/>
          <w:right w:val="single" w:sz="4" w:space="4" w:color="000000"/>
        </w:pBdr>
        <w:rPr>
          <w:del w:id="296" w:author="MICHAUX Gauthier" w:date="2023-11-27T16:38:00Z"/>
        </w:rPr>
      </w:pPr>
      <w:del w:id="295"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298" w:author="MICHAUX Gauthier" w:date="2023-11-27T16:38:00Z"/>
        </w:rPr>
      </w:pPr>
      <w:del w:id="297" w:author="MICHAUX Gauthier" w:date="2023-11-27T16:38:00Z">
        <w:r>
          <w:rPr/>
          <w:delText>Tous ces documents sont signés par un ingénieur civil ou par le titulaire d’un diplôme dont l’équivalence est reconnue.</w:delText>
        </w:r>
      </w:del>
    </w:p>
    <w:p>
      <w:pPr>
        <w:pStyle w:val="Normal"/>
        <w:pBdr>
          <w:top w:val="single" w:sz="4" w:space="1" w:color="000000"/>
          <w:left w:val="single" w:sz="4" w:space="4" w:color="000000"/>
          <w:bottom w:val="single" w:sz="4" w:space="1" w:color="000000"/>
          <w:right w:val="single" w:sz="4" w:space="4" w:color="000000"/>
        </w:pBdr>
        <w:rPr>
          <w:del w:id="300" w:author="MICHAUX Gauthier" w:date="2023-11-27T16:38:00Z"/>
        </w:rPr>
      </w:pPr>
      <w:del w:id="299"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02" w:author="MICHAUX Gauthier" w:date="2023-11-27T16:38:00Z"/>
        </w:rPr>
      </w:pPr>
      <w:del w:id="301" w:author="MICHAUX Gauthier" w:date="2023-11-27T16:38:00Z">
        <w:r>
          <w:rPr/>
          <w:delText>Les plans, notes de calculs, métrés et bordereaux de l’ouvrage sont subdivisés en deux groupes.</w:delText>
        </w:r>
      </w:del>
    </w:p>
    <w:p>
      <w:pPr>
        <w:pStyle w:val="Normal"/>
        <w:pBdr>
          <w:top w:val="single" w:sz="4" w:space="1" w:color="000000"/>
          <w:left w:val="single" w:sz="4" w:space="4" w:color="000000"/>
          <w:bottom w:val="single" w:sz="4" w:space="1" w:color="000000"/>
          <w:right w:val="single" w:sz="4" w:space="4" w:color="000000"/>
        </w:pBdr>
        <w:rPr>
          <w:del w:id="304" w:author="MICHAUX Gauthier" w:date="2023-11-27T16:38:00Z"/>
        </w:rPr>
      </w:pPr>
      <w:del w:id="303"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06" w:author="MICHAUX Gauthier" w:date="2023-11-27T16:38:00Z"/>
        </w:rPr>
      </w:pPr>
      <w:del w:id="305" w:author="MICHAUX Gauthier" w:date="2023-11-27T16:38:00Z">
        <w:r>
          <w:rPr/>
          <w:delText>Le premier groupe comprend les documents concernant l’infrastructure des ouvrages, notamment les fondations, les culées, les piles, les murs de soutènement, etc.</w:delText>
        </w:r>
      </w:del>
    </w:p>
    <w:p>
      <w:pPr>
        <w:pStyle w:val="Normal"/>
        <w:pBdr>
          <w:top w:val="single" w:sz="4" w:space="1" w:color="000000"/>
          <w:left w:val="single" w:sz="4" w:space="4" w:color="000000"/>
          <w:bottom w:val="single" w:sz="4" w:space="1" w:color="000000"/>
          <w:right w:val="single" w:sz="4" w:space="4" w:color="000000"/>
        </w:pBdr>
        <w:rPr>
          <w:del w:id="308" w:author="MICHAUX Gauthier" w:date="2023-11-27T16:38:00Z"/>
        </w:rPr>
      </w:pPr>
      <w:del w:id="307"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10" w:author="MICHAUX Gauthier" w:date="2023-11-27T16:38:00Z"/>
        </w:rPr>
      </w:pPr>
      <w:del w:id="309" w:author="MICHAUX Gauthier" w:date="2023-11-27T16:38:00Z">
        <w:r>
          <w:rPr/>
          <w:delText>Pour permettre l’examen et l’approbation des documents de ce groupe, celui-ci doit comprendre également les plans et les calculs de la superstructure nécessaires à la détermination des éléments de l’infrastructure, notamment les plans de coffrage de la superstructure, dont l’étude est poussée à un stade tel que les modifications pouvant intervenir ultérieurement, lors de l’étude de la superstructure, n’entraînent pas de répercussions sur l’infrastructure.</w:delText>
        </w:r>
      </w:del>
    </w:p>
    <w:p>
      <w:pPr>
        <w:pStyle w:val="Normal"/>
        <w:pBdr>
          <w:top w:val="single" w:sz="4" w:space="1" w:color="000000"/>
          <w:left w:val="single" w:sz="4" w:space="4" w:color="000000"/>
          <w:bottom w:val="single" w:sz="4" w:space="1" w:color="000000"/>
          <w:right w:val="single" w:sz="4" w:space="4" w:color="000000"/>
        </w:pBdr>
        <w:rPr>
          <w:del w:id="312" w:author="MICHAUX Gauthier" w:date="2023-11-27T16:38:00Z"/>
        </w:rPr>
      </w:pPr>
      <w:del w:id="311"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14" w:author="MICHAUX Gauthier" w:date="2023-11-27T16:38:00Z"/>
        </w:rPr>
      </w:pPr>
      <w:del w:id="313" w:author="MICHAUX Gauthier" w:date="2023-11-27T16:38:00Z">
        <w:r>
          <w:rPr/>
          <w:delText>Ce premier groupe comporte également le plan du profil en long définitif de la voirie devant être approuvé par le fonctionnaire dirigeant avant la pose des poutres ou l’exécution du caisson.</w:delText>
        </w:r>
      </w:del>
    </w:p>
    <w:p>
      <w:pPr>
        <w:pStyle w:val="Normal"/>
        <w:pBdr>
          <w:top w:val="single" w:sz="4" w:space="1" w:color="000000"/>
          <w:left w:val="single" w:sz="4" w:space="4" w:color="000000"/>
          <w:bottom w:val="single" w:sz="4" w:space="1" w:color="000000"/>
          <w:right w:val="single" w:sz="4" w:space="4" w:color="000000"/>
        </w:pBdr>
        <w:rPr>
          <w:del w:id="316" w:author="MICHAUX Gauthier" w:date="2023-11-27T16:38:00Z"/>
        </w:rPr>
      </w:pPr>
      <w:del w:id="315"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18" w:author="MICHAUX Gauthier" w:date="2023-11-27T16:38:00Z"/>
        </w:rPr>
      </w:pPr>
      <w:del w:id="317" w:author="MICHAUX Gauthier" w:date="2023-11-27T16:38:00Z">
        <w:r>
          <w:rPr/>
          <w:delText>Le deuxième groupe comprend les documents relatifs à la superstructure des ouvrages, notamment le platelage, les longrines, les entretoises, les arcs. Il comprend également tous les plans de détail des parachèvements avec calculs justificatifs (pierre de taille, garde-corps, dispositifs de sécurité, joints de dilatation, dispositifs d’étanchéité, de reprise, etc.).</w:delText>
        </w:r>
      </w:del>
    </w:p>
    <w:p>
      <w:pPr>
        <w:pStyle w:val="Normal"/>
        <w:pBdr>
          <w:top w:val="single" w:sz="4" w:space="1" w:color="000000"/>
          <w:left w:val="single" w:sz="4" w:space="4" w:color="000000"/>
          <w:bottom w:val="single" w:sz="4" w:space="1" w:color="000000"/>
          <w:right w:val="single" w:sz="4" w:space="4" w:color="000000"/>
        </w:pBdr>
        <w:rPr>
          <w:del w:id="320" w:author="MICHAUX Gauthier" w:date="2023-11-27T16:38:00Z"/>
        </w:rPr>
      </w:pPr>
      <w:del w:id="319"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22" w:author="MICHAUX Gauthier" w:date="2023-11-27T16:38:00Z"/>
        </w:rPr>
      </w:pPr>
      <w:del w:id="321" w:author="MICHAUX Gauthier" w:date="2023-11-27T16:38:00Z">
        <w:r>
          <w:rPr/>
          <w:delText>Les plans "as built" sous forme informatique sont à fournir à la réception provisoire.</w:delText>
        </w:r>
      </w:del>
    </w:p>
    <w:p>
      <w:pPr>
        <w:pStyle w:val="Normal"/>
        <w:pBdr>
          <w:top w:val="single" w:sz="4" w:space="1" w:color="000000"/>
          <w:left w:val="single" w:sz="4" w:space="4" w:color="000000"/>
          <w:bottom w:val="single" w:sz="4" w:space="1" w:color="000000"/>
          <w:right w:val="single" w:sz="4" w:space="4" w:color="000000"/>
        </w:pBdr>
        <w:rPr>
          <w:del w:id="324" w:author="MICHAUX Gauthier" w:date="2023-11-27T16:38:00Z"/>
        </w:rPr>
      </w:pPr>
      <w:del w:id="323"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27" w:author="MICHAUX Gauthier" w:date="2023-11-27T16:38:00Z"/>
        </w:rPr>
      </w:pPr>
      <w:del w:id="325" w:author="MICHAUX Gauthier" w:date="2023-11-27T16:38:00Z">
        <w:r>
          <w:rPr/>
          <w:delText xml:space="preserve">2) </w:delText>
        </w:r>
      </w:del>
      <w:del w:id="326" w:author="MICHAUX Gauthier" w:date="2023-11-27T16:38:00Z">
        <w:r>
          <w:rPr>
            <w:u w:val="single"/>
          </w:rPr>
          <w:delText>Plans d’exécution complémentaire</w:delText>
        </w:r>
      </w:del>
    </w:p>
    <w:p>
      <w:pPr>
        <w:pStyle w:val="Normal"/>
        <w:pBdr>
          <w:top w:val="single" w:sz="4" w:space="1" w:color="000000"/>
          <w:left w:val="single" w:sz="4" w:space="4" w:color="000000"/>
          <w:bottom w:val="single" w:sz="4" w:space="1" w:color="000000"/>
          <w:right w:val="single" w:sz="4" w:space="4" w:color="000000"/>
        </w:pBdr>
        <w:rPr>
          <w:del w:id="329" w:author="MICHAUX Gauthier" w:date="2023-11-27T16:38:00Z"/>
        </w:rPr>
      </w:pPr>
      <w:del w:id="328"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31" w:author="MICHAUX Gauthier" w:date="2023-11-27T16:38:00Z"/>
        </w:rPr>
      </w:pPr>
      <w:del w:id="330" w:author="MICHAUX Gauthier" w:date="2023-11-27T16:38:00Z">
        <w:r>
          <w:rPr/>
          <w:delText>Au fur et mesure de l’avancement des travaux, l’entrepreneur soumet, pour avis et remarques éventuelles au fonctionnaire dirigeant, tous les plans et documents nécessaires notamment: plans d'échafaudage, programme de bétonnage constitué de plans et notes explicatives indiquant et justifiant les différentes phases du bétonnage et leur ordre d'exécution, etc.</w:delText>
        </w:r>
      </w:del>
    </w:p>
    <w:p>
      <w:pPr>
        <w:pStyle w:val="Normal"/>
        <w:pBdr>
          <w:top w:val="single" w:sz="4" w:space="1" w:color="000000"/>
          <w:left w:val="single" w:sz="4" w:space="4" w:color="000000"/>
          <w:bottom w:val="single" w:sz="4" w:space="1" w:color="000000"/>
          <w:right w:val="single" w:sz="4" w:space="4" w:color="000000"/>
        </w:pBdr>
        <w:rPr>
          <w:del w:id="333" w:author="MICHAUX Gauthier" w:date="2023-11-27T16:38:00Z"/>
        </w:rPr>
      </w:pPr>
      <w:del w:id="332"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36" w:author="MICHAUX Gauthier" w:date="2023-11-27T16:38:00Z"/>
        </w:rPr>
      </w:pPr>
      <w:del w:id="334" w:author="MICHAUX Gauthier" w:date="2023-11-27T16:38:00Z">
        <w:r>
          <w:rPr/>
          <w:delText xml:space="preserve">3) </w:delText>
        </w:r>
      </w:del>
      <w:del w:id="335" w:author="MICHAUX Gauthier" w:date="2023-11-27T16:38:00Z">
        <w:r>
          <w:rPr>
            <w:u w:val="single"/>
          </w:rPr>
          <w:delText>Etablissement des notes de calcul</w:delText>
        </w:r>
      </w:del>
    </w:p>
    <w:p>
      <w:pPr>
        <w:pStyle w:val="Normal"/>
        <w:pBdr>
          <w:top w:val="single" w:sz="4" w:space="1" w:color="000000"/>
          <w:left w:val="single" w:sz="4" w:space="4" w:color="000000"/>
          <w:bottom w:val="single" w:sz="4" w:space="1" w:color="000000"/>
          <w:right w:val="single" w:sz="4" w:space="4" w:color="000000"/>
        </w:pBdr>
        <w:rPr>
          <w:del w:id="338" w:author="MICHAUX Gauthier" w:date="2023-11-27T16:38:00Z"/>
        </w:rPr>
      </w:pPr>
      <w:del w:id="337"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40" w:author="MICHAUX Gauthier" w:date="2023-11-27T16:38:00Z"/>
        </w:rPr>
      </w:pPr>
      <w:del w:id="339" w:author="MICHAUX Gauthier" w:date="2023-11-27T16:38:00Z">
        <w:r>
          <w:rPr/>
          <w:delText>Les notes de calcul sont établies conformément au K. 12.8.</w:delText>
        </w:r>
      </w:del>
    </w:p>
    <w:p>
      <w:pPr>
        <w:pStyle w:val="Normal"/>
        <w:pBdr>
          <w:top w:val="single" w:sz="4" w:space="1" w:color="000000"/>
          <w:left w:val="single" w:sz="4" w:space="4" w:color="000000"/>
          <w:bottom w:val="single" w:sz="4" w:space="1" w:color="000000"/>
          <w:right w:val="single" w:sz="4" w:space="4" w:color="000000"/>
        </w:pBdr>
        <w:rPr>
          <w:del w:id="342" w:author="MICHAUX Gauthier" w:date="2023-11-27T16:38:00Z"/>
        </w:rPr>
      </w:pPr>
      <w:del w:id="341"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45" w:author="MICHAUX Gauthier" w:date="2023-11-27T16:38:00Z"/>
        </w:rPr>
      </w:pPr>
      <w:del w:id="343" w:author="MICHAUX Gauthier" w:date="2023-11-27T16:38:00Z">
        <w:r>
          <w:rPr/>
          <w:delText xml:space="preserve">4) </w:delText>
        </w:r>
      </w:del>
      <w:del w:id="344" w:author="MICHAUX Gauthier" w:date="2023-11-27T16:38:00Z">
        <w:r>
          <w:rPr>
            <w:u w:val="single"/>
          </w:rPr>
          <w:delText>Programme d’exécution des travaux</w:delText>
        </w:r>
      </w:del>
    </w:p>
    <w:p>
      <w:pPr>
        <w:pStyle w:val="Normal"/>
        <w:pBdr>
          <w:top w:val="single" w:sz="4" w:space="1" w:color="000000"/>
          <w:left w:val="single" w:sz="4" w:space="4" w:color="000000"/>
          <w:bottom w:val="single" w:sz="4" w:space="1" w:color="000000"/>
          <w:right w:val="single" w:sz="4" w:space="4" w:color="000000"/>
        </w:pBdr>
        <w:rPr>
          <w:del w:id="347" w:author="MICHAUX Gauthier" w:date="2023-11-27T16:38:00Z"/>
        </w:rPr>
      </w:pPr>
      <w:del w:id="346"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49" w:author="MICHAUX Gauthier" w:date="2023-11-27T16:38:00Z"/>
        </w:rPr>
      </w:pPr>
      <w:del w:id="348" w:author="MICHAUX Gauthier" w:date="2023-11-27T16:38:00Z">
        <w:r>
          <w:rPr/>
          <w:delText>Au plus tard 15 jours avant la date fixée pour le début des travaux, l’adjudicataire fournit le programme détaillé des travaux.</w:delText>
        </w:r>
      </w:del>
    </w:p>
    <w:p>
      <w:pPr>
        <w:pStyle w:val="Normal"/>
        <w:pBdr>
          <w:top w:val="single" w:sz="4" w:space="1" w:color="000000"/>
          <w:left w:val="single" w:sz="4" w:space="4" w:color="000000"/>
          <w:bottom w:val="single" w:sz="4" w:space="1" w:color="000000"/>
          <w:right w:val="single" w:sz="4" w:space="4" w:color="000000"/>
        </w:pBdr>
        <w:rPr>
          <w:del w:id="351" w:author="MICHAUX Gauthier" w:date="2023-11-27T16:38:00Z"/>
        </w:rPr>
      </w:pPr>
      <w:del w:id="350"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53" w:author="MICHAUX Gauthier" w:date="2023-11-27T16:38:00Z"/>
        </w:rPr>
      </w:pPr>
      <w:del w:id="352" w:author="MICHAUX Gauthier" w:date="2023-11-27T16:38:00Z">
        <w:r>
          <w:rPr/>
          <w:delText>Ce programme reprend notamment:</w:delText>
        </w:r>
      </w:del>
    </w:p>
    <w:p>
      <w:pPr>
        <w:pStyle w:val="Normal"/>
        <w:pBdr>
          <w:top w:val="single" w:sz="4" w:space="1" w:color="000000"/>
          <w:left w:val="single" w:sz="4" w:space="4" w:color="000000"/>
          <w:bottom w:val="single" w:sz="4" w:space="1" w:color="000000"/>
          <w:right w:val="single" w:sz="4" w:space="4" w:color="000000"/>
        </w:pBdr>
        <w:rPr>
          <w:del w:id="355" w:author="MICHAUX Gauthier" w:date="2023-11-27T16:38:00Z"/>
        </w:rPr>
      </w:pPr>
      <w:del w:id="354" w:author="MICHAUX Gauthier" w:date="2023-11-27T16:38:00Z">
        <w:r>
          <w:rPr/>
          <w:delText>-la liste et la durée des différentes activités avec la date de début et fin de celles-ci</w:delText>
        </w:r>
      </w:del>
    </w:p>
    <w:p>
      <w:pPr>
        <w:pStyle w:val="Normal"/>
        <w:pBdr>
          <w:top w:val="single" w:sz="4" w:space="1" w:color="000000"/>
          <w:left w:val="single" w:sz="4" w:space="4" w:color="000000"/>
          <w:bottom w:val="single" w:sz="4" w:space="1" w:color="000000"/>
          <w:right w:val="single" w:sz="4" w:space="4" w:color="000000"/>
        </w:pBdr>
        <w:rPr>
          <w:del w:id="357" w:author="MICHAUX Gauthier" w:date="2023-11-27T16:38:00Z"/>
        </w:rPr>
      </w:pPr>
      <w:del w:id="356" w:author="MICHAUX Gauthier" w:date="2023-11-27T16:38:00Z">
        <w:r>
          <w:rPr/>
          <w:delText>-les contraintes entre les différentes activités</w:delText>
        </w:r>
      </w:del>
    </w:p>
    <w:p>
      <w:pPr>
        <w:pStyle w:val="Normal"/>
        <w:pBdr>
          <w:top w:val="single" w:sz="4" w:space="1" w:color="000000"/>
          <w:left w:val="single" w:sz="4" w:space="4" w:color="000000"/>
          <w:bottom w:val="single" w:sz="4" w:space="1" w:color="000000"/>
          <w:right w:val="single" w:sz="4" w:space="4" w:color="000000"/>
        </w:pBdr>
        <w:rPr>
          <w:del w:id="359" w:author="MICHAUX Gauthier" w:date="2023-11-27T16:38:00Z"/>
        </w:rPr>
      </w:pPr>
      <w:del w:id="358" w:author="MICHAUX Gauthier" w:date="2023-11-27T16:38:00Z">
        <w:r>
          <w:rPr/>
          <w:delText>-l’indication du chemin critique.</w:delText>
        </w:r>
      </w:del>
    </w:p>
    <w:p>
      <w:pPr>
        <w:pStyle w:val="Normal"/>
        <w:pBdr>
          <w:top w:val="single" w:sz="4" w:space="1" w:color="000000"/>
          <w:left w:val="single" w:sz="4" w:space="4" w:color="000000"/>
          <w:bottom w:val="single" w:sz="4" w:space="1" w:color="000000"/>
          <w:right w:val="single" w:sz="4" w:space="4" w:color="000000"/>
        </w:pBdr>
        <w:rPr>
          <w:del w:id="361" w:author="MICHAUX Gauthier" w:date="2023-11-27T16:38:00Z"/>
        </w:rPr>
      </w:pPr>
      <w:del w:id="360"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63" w:author="MICHAUX Gauthier" w:date="2023-11-27T16:38:00Z"/>
        </w:rPr>
      </w:pPr>
      <w:del w:id="362" w:author="MICHAUX Gauthier" w:date="2023-11-27T16:38:00Z">
        <w:r>
          <w:rPr/>
          <w:delText>Ce programme est régulièrement mis à jour et en tout cas lors d’une modification importante.</w:delText>
        </w:r>
      </w:del>
    </w:p>
    <w:p>
      <w:pPr>
        <w:pStyle w:val="Normal"/>
        <w:pBdr>
          <w:top w:val="single" w:sz="4" w:space="1" w:color="000000"/>
          <w:left w:val="single" w:sz="4" w:space="4" w:color="000000"/>
          <w:bottom w:val="single" w:sz="4" w:space="1" w:color="000000"/>
          <w:right w:val="single" w:sz="4" w:space="4" w:color="000000"/>
        </w:pBdr>
        <w:rPr>
          <w:del w:id="365" w:author="MICHAUX Gauthier" w:date="2023-11-27T16:38:00Z"/>
        </w:rPr>
      </w:pPr>
      <w:del w:id="364"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68" w:author="MICHAUX Gauthier" w:date="2023-11-27T16:38:00Z"/>
        </w:rPr>
      </w:pPr>
      <w:del w:id="366" w:author="MICHAUX Gauthier" w:date="2023-11-27T16:38:00Z">
        <w:r>
          <w:rPr/>
          <w:delText xml:space="preserve">5) </w:delText>
        </w:r>
      </w:del>
      <w:del w:id="367" w:author="MICHAUX Gauthier" w:date="2023-11-27T16:38:00Z">
        <w:r>
          <w:rPr>
            <w:u w:val="single"/>
          </w:rPr>
          <w:delText>Documents à fournir après exécution des travaux</w:delText>
        </w:r>
      </w:del>
    </w:p>
    <w:p>
      <w:pPr>
        <w:pStyle w:val="Normal"/>
        <w:pBdr>
          <w:top w:val="single" w:sz="4" w:space="1" w:color="000000"/>
          <w:left w:val="single" w:sz="4" w:space="4" w:color="000000"/>
          <w:bottom w:val="single" w:sz="4" w:space="1" w:color="000000"/>
          <w:right w:val="single" w:sz="4" w:space="4" w:color="000000"/>
        </w:pBdr>
        <w:rPr>
          <w:del w:id="370" w:author="MICHAUX Gauthier" w:date="2023-11-27T16:38:00Z"/>
        </w:rPr>
      </w:pPr>
      <w:del w:id="369" w:author="MICHAUX Gauthier" w:date="2023-11-27T16:38:00Z">
        <w:r>
          <w:rPr/>
        </w:r>
      </w:del>
    </w:p>
    <w:p>
      <w:pPr>
        <w:pStyle w:val="Normal"/>
        <w:pBdr>
          <w:top w:val="single" w:sz="4" w:space="1" w:color="000000"/>
          <w:left w:val="single" w:sz="4" w:space="4" w:color="000000"/>
          <w:bottom w:val="single" w:sz="4" w:space="1" w:color="000000"/>
          <w:right w:val="single" w:sz="4" w:space="4" w:color="000000"/>
        </w:pBdr>
        <w:rPr>
          <w:del w:id="372" w:author="MICHAUX Gauthier" w:date="2023-11-27T16:38:00Z"/>
        </w:rPr>
      </w:pPr>
      <w:del w:id="371" w:author="MICHAUX Gauthier" w:date="2023-11-27T16:38:00Z">
        <w:r>
          <w:rPr/>
          <w:delText>Avant la fin du délai, l’adjudicataire fournit au fonctionnaire dirigeant sur calque blanc, l’ensemble des documents suivants (prévu éventuellement au poste n° …, ou à ses frais):</w:delText>
        </w:r>
      </w:del>
    </w:p>
    <w:p>
      <w:pPr>
        <w:pStyle w:val="Normal"/>
        <w:pBdr>
          <w:top w:val="single" w:sz="4" w:space="1" w:color="000000"/>
          <w:left w:val="single" w:sz="4" w:space="4" w:color="000000"/>
          <w:bottom w:val="single" w:sz="4" w:space="1" w:color="000000"/>
          <w:right w:val="single" w:sz="4" w:space="4" w:color="000000"/>
        </w:pBdr>
        <w:rPr>
          <w:del w:id="374" w:author="MICHAUX Gauthier" w:date="2023-11-27T16:38:00Z"/>
        </w:rPr>
      </w:pPr>
      <w:del w:id="373" w:author="MICHAUX Gauthier" w:date="2023-11-27T16:38:00Z">
        <w:r>
          <w:rPr/>
          <w:delText>- une coupe en plan de l’ouvrage proprement dit et de ses abords à l’échelle 1/100 ou 1/200</w:delText>
        </w:r>
      </w:del>
    </w:p>
    <w:p>
      <w:pPr>
        <w:pStyle w:val="Normal"/>
        <w:pBdr>
          <w:top w:val="single" w:sz="4" w:space="1" w:color="000000"/>
          <w:left w:val="single" w:sz="4" w:space="4" w:color="000000"/>
          <w:bottom w:val="single" w:sz="4" w:space="1" w:color="000000"/>
          <w:right w:val="single" w:sz="4" w:space="4" w:color="000000"/>
        </w:pBdr>
        <w:rPr>
          <w:del w:id="376" w:author="MICHAUX Gauthier" w:date="2023-11-27T16:38:00Z"/>
        </w:rPr>
      </w:pPr>
      <w:del w:id="375" w:author="MICHAUX Gauthier" w:date="2023-11-27T16:38:00Z">
        <w:r>
          <w:rPr/>
          <w:delText>- une coupe longitudinale avec indication des fondations et une coupe transversale à l’échelle 1/100</w:delText>
        </w:r>
      </w:del>
    </w:p>
    <w:p>
      <w:pPr>
        <w:pStyle w:val="Normal"/>
        <w:pBdr>
          <w:top w:val="single" w:sz="4" w:space="1" w:color="000000"/>
          <w:left w:val="single" w:sz="4" w:space="4" w:color="000000"/>
          <w:bottom w:val="single" w:sz="4" w:space="1" w:color="000000"/>
          <w:right w:val="single" w:sz="4" w:space="4" w:color="000000"/>
        </w:pBdr>
        <w:rPr>
          <w:del w:id="378" w:author="MICHAUX Gauthier" w:date="2023-11-27T16:38:00Z"/>
        </w:rPr>
      </w:pPr>
      <w:del w:id="377" w:author="MICHAUX Gauthier" w:date="2023-11-27T16:38:00Z">
        <w:r>
          <w:rPr/>
          <w:delText>- la position des repères de nivellement et des balises de référence</w:delText>
        </w:r>
      </w:del>
    </w:p>
    <w:p>
      <w:pPr>
        <w:pStyle w:val="Normal"/>
        <w:pBdr>
          <w:top w:val="single" w:sz="4" w:space="1" w:color="000000"/>
          <w:left w:val="single" w:sz="4" w:space="4" w:color="000000"/>
          <w:bottom w:val="single" w:sz="4" w:space="1" w:color="000000"/>
          <w:right w:val="single" w:sz="4" w:space="4" w:color="000000"/>
        </w:pBdr>
        <w:rPr>
          <w:del w:id="380" w:author="MICHAUX Gauthier" w:date="2023-11-27T16:38:00Z"/>
        </w:rPr>
      </w:pPr>
      <w:del w:id="379" w:author="MICHAUX Gauthier" w:date="2023-11-27T16:38:00Z">
        <w:r>
          <w:rPr/>
          <w:delText>- le mode d’appui de l’ouvrage (articulations, appuis fixes et mobiles) et leur type (articulations Freyssinet, Mesnager, appuis à rouleau, en caoutchouc,…)</w:delText>
        </w:r>
      </w:del>
    </w:p>
    <w:p>
      <w:pPr>
        <w:pStyle w:val="Normal"/>
        <w:pBdr>
          <w:top w:val="single" w:sz="4" w:space="1" w:color="000000"/>
          <w:left w:val="single" w:sz="4" w:space="4" w:color="000000"/>
          <w:bottom w:val="single" w:sz="4" w:space="1" w:color="000000"/>
          <w:right w:val="single" w:sz="4" w:space="4" w:color="000000"/>
        </w:pBdr>
        <w:rPr>
          <w:del w:id="382" w:author="MICHAUX Gauthier" w:date="2023-11-27T16:38:00Z"/>
        </w:rPr>
      </w:pPr>
      <w:del w:id="381" w:author="MICHAUX Gauthier" w:date="2023-11-27T16:38:00Z">
        <w:r>
          <w:rPr/>
          <w:delText>- le type de joint placé</w:delText>
        </w:r>
      </w:del>
    </w:p>
    <w:p>
      <w:pPr>
        <w:pStyle w:val="Normal"/>
        <w:pBdr>
          <w:top w:val="single" w:sz="4" w:space="1" w:color="000000"/>
          <w:left w:val="single" w:sz="4" w:space="4" w:color="000000"/>
          <w:bottom w:val="single" w:sz="4" w:space="1" w:color="000000"/>
          <w:right w:val="single" w:sz="4" w:space="4" w:color="000000"/>
        </w:pBdr>
        <w:rPr>
          <w:del w:id="384" w:author="MICHAUX Gauthier" w:date="2023-11-27T16:38:00Z"/>
        </w:rPr>
      </w:pPr>
      <w:del w:id="383" w:author="MICHAUX Gauthier" w:date="2023-11-27T16:38:00Z">
        <w:r>
          <w:rPr/>
          <w:delText>- les contre-clichés des plans des travaux tels qu’ils ont été réalisés (plan des ouvrages d’art et plans de drainage et d’écoulement des eaux); ces contre-clichés doivent être revêtus de la signature du fonctionnaire dirigeant, attestant leur conformité avec la réalité.</w:delText>
        </w:r>
      </w:del>
    </w:p>
    <w:p>
      <w:pPr>
        <w:pStyle w:val="Normal"/>
        <w:rPr>
          <w:del w:id="386" w:author="MICHAUX Gauthier" w:date="2023-11-27T16:38:00Z"/>
        </w:rPr>
      </w:pPr>
      <w:del w:id="385" w:author="MICHAUX Gauthier" w:date="2023-11-27T16:38:00Z">
        <w:r>
          <w:rPr/>
        </w:r>
      </w:del>
    </w:p>
    <w:p>
      <w:pPr>
        <w:pStyle w:val="CSCTitre3"/>
        <w:outlineLvl w:val="2"/>
        <w:rPr>
          <w:rFonts w:cs="Arial"/>
        </w:rPr>
      </w:pPr>
      <w:bookmarkStart w:id="59" w:name="__RefHeading___Toc517076205"/>
      <w:r>
        <w:rPr>
          <w:rFonts w:cs="Arial"/>
        </w:rPr>
        <w:t>ARTICLE 38: Clause de réexamen</w:t>
      </w:r>
      <w:bookmarkEnd w:id="59"/>
      <w:r>
        <w:rPr>
          <w:rFonts w:cs="Arial"/>
        </w:rPr>
        <w:t xml:space="preserve"> </w:t>
      </w:r>
    </w:p>
    <w:p>
      <w:pPr>
        <w:pStyle w:val="Normal"/>
        <w:rPr>
          <w:rFonts w:cs="Arial"/>
        </w:rPr>
      </w:pPr>
      <w:r>
        <w:rPr>
          <w:rFonts w:cs="Arial"/>
        </w:rPr>
      </w:r>
    </w:p>
    <w:p>
      <w:pPr>
        <w:pStyle w:val="Normal"/>
        <w:rPr/>
      </w:pPr>
      <w:r>
        <w:rPr/>
        <w:t>Outre les clauses de réexamen figurant dans le CCT Qualiroutes, les clauses de réexamen suivantes sont d’application.</w:t>
      </w:r>
    </w:p>
    <w:p>
      <w:pPr>
        <w:pStyle w:val="Normal"/>
        <w:rPr/>
      </w:pPr>
      <w:r>
        <w:rPr/>
      </w:r>
    </w:p>
    <w:p>
      <w:pPr>
        <w:pStyle w:val="CSCTitre3"/>
        <w:outlineLvl w:val="2"/>
        <w:rPr>
          <w:rFonts w:cs="Arial"/>
        </w:rPr>
      </w:pPr>
      <w:bookmarkStart w:id="60" w:name="__RefHeading___Toc517076206"/>
      <w:bookmarkEnd w:id="60"/>
      <w:r>
        <w:rPr>
          <w:rFonts w:cs="Arial"/>
        </w:rPr>
        <w:t>ARTICLE 38/7: Formules de révision</w:t>
      </w:r>
    </w:p>
    <w:p>
      <w:pPr>
        <w:pStyle w:val="Normal"/>
        <w:rPr>
          <w:rFonts w:cs="Arial"/>
        </w:rPr>
      </w:pPr>
      <w:r>
        <w:rPr>
          <w:rFonts w:cs="Arial"/>
        </w:rPr>
      </w:r>
    </w:p>
    <w:p>
      <w:pPr>
        <w:pStyle w:val="Normal"/>
        <w:pBdr>
          <w:top w:val="single" w:sz="4" w:space="1" w:color="000000"/>
          <w:left w:val="single" w:sz="4" w:space="1" w:color="000000"/>
          <w:bottom w:val="single" w:sz="4" w:space="1" w:color="000000"/>
          <w:right w:val="single" w:sz="4" w:space="1" w:color="000000"/>
        </w:pBdr>
        <w:rPr/>
      </w:pPr>
      <w:r>
        <w:rPr/>
        <w:t>Indiquer la ou les formules de révision applicables au marché, ainsi que les valeurs des paramètres. (Eventuellement, faire référence à l’annexe MAO jointe au CSC).</w:t>
      </w:r>
    </w:p>
    <w:p>
      <w:pPr>
        <w:pStyle w:val="Normal"/>
        <w:rPr/>
      </w:pPr>
      <w:r>
        <w:rPr/>
      </w:r>
    </w:p>
    <w:p>
      <w:pPr>
        <w:pStyle w:val="Normal"/>
        <w:rPr>
          <w:i/>
        </w:rPr>
      </w:pPr>
      <w:r>
        <w:rPr>
          <w:i/>
        </w:rPr>
        <w:t>Il est à noter que:</w:t>
      </w:r>
    </w:p>
    <w:p>
      <w:pPr>
        <w:pStyle w:val="Normal"/>
        <w:rPr>
          <w:i/>
        </w:rPr>
      </w:pPr>
      <w:r>
        <w:rPr>
          <w:i/>
        </w:rPr>
      </w:r>
    </w:p>
    <w:p>
      <w:pPr>
        <w:pStyle w:val="Normal"/>
        <w:rPr/>
      </w:pPr>
      <w:r>
        <w:rPr>
          <w:i/>
        </w:rPr>
        <w:t>- Le terme I n’a plus été repris dans la formule type, n’étant pas suffisamment représentatif des marchés de travaux routiers mais peut cependant toujours être intégré dans une formule de révision.</w:t>
      </w:r>
    </w:p>
    <w:p>
      <w:pPr>
        <w:pStyle w:val="Normal"/>
        <w:rPr/>
      </w:pPr>
      <w:r>
        <w:rPr>
          <w:i/>
        </w:rPr>
        <w:t>- Le logiciel MAO (Métré Assisté par Ordinateur) fournit automatiquement la ou les formules de révision à appliquer suivant le degré de précision souhaité incluant, le cas échéant, un indice I.</w:t>
      </w:r>
    </w:p>
    <w:p>
      <w:pPr>
        <w:pStyle w:val="CSCTitre3"/>
        <w:outlineLvl w:val="2"/>
        <w:rPr>
          <w:rFonts w:cs="Arial"/>
        </w:rPr>
      </w:pPr>
      <w:bookmarkStart w:id="61" w:name="__RefHeading___Toc517076207"/>
      <w:bookmarkEnd w:id="61"/>
      <w:r>
        <w:rPr>
          <w:rFonts w:cs="Arial"/>
        </w:rPr>
        <w:t>ARTICLES 41 et 42: Réception technique</w:t>
      </w:r>
    </w:p>
    <w:p>
      <w:pPr>
        <w:pStyle w:val="Normal"/>
        <w:rPr>
          <w:rFonts w:cs="Arial"/>
        </w:rPr>
      </w:pPr>
      <w:r>
        <w:rPr>
          <w:rFonts w:cs="Arial"/>
        </w:rPr>
      </w:r>
    </w:p>
    <w:p>
      <w:pPr>
        <w:pStyle w:val="Normal"/>
        <w:rPr>
          <w:i/>
        </w:rPr>
      </w:pPr>
      <w:r>
        <w:rPr>
          <w:i/>
        </w:rPr>
        <w:t>Les frais de réception technique préalable sont définis, quand ils doivent l’être, dans l’annexe 3 du document de référence QUALIROUTES-A-3 ou dans les clauses techniques des chapitres concernés du CCT Qualiroutes.</w:t>
      </w:r>
    </w:p>
    <w:p>
      <w:pPr>
        <w:pStyle w:val="CSCTitre3"/>
        <w:spacing w:before="120" w:after="0"/>
        <w:outlineLvl w:val="2"/>
        <w:rPr>
          <w:del w:id="388" w:author="MICHAUX Gauthier" w:date="2024-02-28T12:27:00Z"/>
          <w:rFonts w:cs="Arial"/>
          <w:b w:val="false"/>
          <w:i/>
          <w:color w:val="000000"/>
          <w:sz w:val="24"/>
        </w:rPr>
      </w:pPr>
      <w:del w:id="387" w:author="MICHAUX Gauthier" w:date="2024-02-28T12:27:00Z">
        <w:r>
          <w:rPr>
            <w:rFonts w:cs="Arial"/>
            <w:b w:val="false"/>
            <w:i/>
            <w:color w:val="000000"/>
            <w:sz w:val="24"/>
          </w:rPr>
        </w:r>
      </w:del>
    </w:p>
    <w:p>
      <w:pPr>
        <w:pStyle w:val="CSCTitre3"/>
        <w:spacing w:before="120" w:after="0"/>
        <w:outlineLvl w:val="2"/>
        <w:rPr>
          <w:rFonts w:cs="Arial"/>
        </w:rPr>
      </w:pPr>
      <w:bookmarkStart w:id="62" w:name="__RefHeading___Toc517076208"/>
      <w:bookmarkEnd w:id="62"/>
      <w:r>
        <w:rPr>
          <w:rFonts w:cs="Arial"/>
        </w:rPr>
        <w:t>ARTICLE 42 §1: Vérification des produits</w:t>
      </w:r>
    </w:p>
    <w:p>
      <w:pPr>
        <w:pStyle w:val="CSCTitre3"/>
        <w:spacing w:before="120" w:after="0"/>
        <w:outlineLvl w:val="2"/>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Le cas échéant, indiquer la quantité des produits qui sont détruits, à la suite des vérifications opérées.</w:t>
      </w:r>
    </w:p>
    <w:p>
      <w:pPr>
        <w:pStyle w:val="CSCTitre3"/>
        <w:outlineLvl w:val="2"/>
        <w:rPr>
          <w:rFonts w:cs="Arial"/>
        </w:rPr>
      </w:pPr>
      <w:r>
        <w:rPr>
          <w:rFonts w:cs="Arial"/>
        </w:rPr>
      </w:r>
    </w:p>
    <w:p>
      <w:pPr>
        <w:pStyle w:val="CSCTitre3"/>
        <w:outlineLvl w:val="2"/>
        <w:rPr>
          <w:rFonts w:cs="Arial"/>
        </w:rPr>
      </w:pPr>
      <w:bookmarkStart w:id="63" w:name="__RefHeading___Toc517076209"/>
      <w:bookmarkEnd w:id="63"/>
      <w:r>
        <w:rPr>
          <w:rFonts w:cs="Arial"/>
        </w:rPr>
        <w:t>ARTICLE 42§3: Modalité particulière de la réception technique préalable</w:t>
      </w:r>
    </w:p>
    <w:p>
      <w:pPr>
        <w:pStyle w:val="CSCTitre3"/>
        <w:spacing w:before="200" w:after="0"/>
        <w:contextualSpacing/>
        <w:outlineLvl w:val="2"/>
        <w:rPr>
          <w:rFonts w:cs="Arial"/>
        </w:rPr>
      </w:pPr>
      <w:r>
        <w:rPr>
          <w:rFonts w:cs="Arial"/>
        </w:rPr>
      </w:r>
    </w:p>
    <w:p>
      <w:pPr>
        <w:pStyle w:val="Normal"/>
        <w:rPr>
          <w:i/>
        </w:rPr>
      </w:pPr>
      <w:r>
        <w:rPr>
          <w:i/>
        </w:rPr>
        <w:t>En règle générale, le pouvoir adjudicateur dispose d'un maximum de 30 jours de calendrier (ou de 60 jours s'il y a intervention d'un laboratoire) pour notifier sa décision de refus ou d'acceptation de la demande de réception. Les documents de marché peuvent toutefois indiquer un délai plus réduit.</w:t>
      </w:r>
    </w:p>
    <w:p>
      <w:pPr>
        <w:pStyle w:val="Normal"/>
        <w:rPr>
          <w:i/>
        </w:rPr>
      </w:pPr>
      <w:r>
        <w:rPr>
          <w:i/>
        </w:rPr>
      </w:r>
    </w:p>
    <w:p>
      <w:pPr>
        <w:pStyle w:val="Normal"/>
        <w:pBdr>
          <w:top w:val="single" w:sz="4" w:space="1" w:color="000000"/>
          <w:left w:val="single" w:sz="4" w:space="4" w:color="000000"/>
          <w:bottom w:val="single" w:sz="4" w:space="1" w:color="000000"/>
          <w:right w:val="single" w:sz="4" w:space="4" w:color="000000"/>
        </w:pBdr>
        <w:rPr/>
      </w:pPr>
      <w:r>
        <w:rPr/>
        <w:t>Indiquer le délai de notification de décision si celui-ci est réduit.</w:t>
      </w:r>
    </w:p>
    <w:p>
      <w:pPr>
        <w:pStyle w:val="Normal"/>
        <w:rPr/>
      </w:pPr>
      <w:r>
        <w:rPr/>
      </w:r>
    </w:p>
    <w:p>
      <w:pPr>
        <w:pStyle w:val="CSCTitre3"/>
        <w:outlineLvl w:val="2"/>
        <w:rPr/>
      </w:pPr>
      <w:bookmarkStart w:id="64" w:name="__RefHeading___Toc517076210"/>
      <w:bookmarkEnd w:id="64"/>
      <w:r>
        <w:rPr>
          <w:rFonts w:cs="Arial"/>
        </w:rPr>
        <w:t>ARTICLE 45: Pénalités</w:t>
      </w:r>
    </w:p>
    <w:p>
      <w:pPr>
        <w:pStyle w:val="Normal"/>
        <w:rPr>
          <w:rFonts w:cs="Arial"/>
          <w:b/>
          <w:caps/>
        </w:rPr>
      </w:pPr>
      <w:r>
        <w:rPr>
          <w:rFonts w:cs="Arial"/>
          <w:b/>
          <w:caps/>
        </w:rPr>
      </w:r>
    </w:p>
    <w:p>
      <w:pPr>
        <w:pStyle w:val="Normal"/>
        <w:pBdr>
          <w:top w:val="single" w:sz="4" w:space="1" w:color="000000"/>
          <w:left w:val="single" w:sz="4" w:space="4" w:color="000000"/>
          <w:bottom w:val="single" w:sz="4" w:space="1" w:color="000000"/>
          <w:right w:val="single" w:sz="4" w:space="4" w:color="000000"/>
        </w:pBdr>
        <w:rPr/>
      </w:pPr>
      <w:r>
        <w:rPr>
          <w:szCs w:val="24"/>
        </w:rPr>
        <w:t>Le cas échéant, indiquer les pénalités spéciales.</w:t>
      </w:r>
    </w:p>
    <w:p>
      <w:pPr>
        <w:pStyle w:val="Normal"/>
        <w:rPr>
          <w:b/>
          <w:caps/>
          <w:szCs w:val="24"/>
        </w:rPr>
      </w:pPr>
      <w:r>
        <w:rPr>
          <w:b/>
          <w:caps/>
          <w:szCs w:val="24"/>
        </w:rPr>
      </w:r>
    </w:p>
    <w:p>
      <w:pPr>
        <w:pStyle w:val="CSCTitre3"/>
        <w:outlineLvl w:val="2"/>
        <w:rPr>
          <w:rFonts w:cs="Arial"/>
        </w:rPr>
      </w:pPr>
      <w:bookmarkStart w:id="65" w:name="__RefHeading___Toc517076211"/>
      <w:r>
        <w:rPr>
          <w:rFonts w:cs="Arial"/>
        </w:rPr>
        <w:t>ARTICLE 67: Avances</w:t>
      </w:r>
      <w:bookmarkEnd w:id="65"/>
      <w:r>
        <w:rPr>
          <w:rFonts w:cs="Arial"/>
          <w:sz w:val="24"/>
          <w:szCs w:val="24"/>
        </w:rPr>
        <w:t xml:space="preserve"> </w:t>
      </w:r>
    </w:p>
    <w:p>
      <w:pPr>
        <w:pStyle w:val="Heading5"/>
        <w:ind w:hanging="0" w:start="0"/>
        <w:rPr>
          <w:rFonts w:ascii="Arial" w:hAnsi="Arial" w:cs="Arial"/>
        </w:rPr>
      </w:pPr>
      <w:r>
        <w:rPr>
          <w:rFonts w:cs="Arial" w:ascii="Arial" w:hAnsi="Arial"/>
        </w:rPr>
      </w:r>
    </w:p>
    <w:p>
      <w:pPr>
        <w:pStyle w:val="Normal"/>
        <w:pBdr>
          <w:top w:val="single" w:sz="4" w:space="1" w:color="000000"/>
          <w:left w:val="single" w:sz="4" w:space="4" w:color="000000"/>
          <w:bottom w:val="single" w:sz="4" w:space="1" w:color="000000"/>
          <w:right w:val="single" w:sz="4" w:space="4" w:color="000000"/>
        </w:pBdr>
        <w:rPr/>
      </w:pPr>
      <w:r>
        <w:rPr/>
        <w:t>Le cas échéant, définir les modalités de payement d’avance.</w:t>
      </w:r>
    </w:p>
    <w:p>
      <w:pPr>
        <w:pStyle w:val="Normal"/>
        <w:rPr/>
      </w:pPr>
      <w:r>
        <w:rPr/>
      </w:r>
    </w:p>
    <w:p>
      <w:pPr>
        <w:pStyle w:val="CSCTitre3"/>
        <w:outlineLvl w:val="2"/>
        <w:rPr>
          <w:rFonts w:eastAsia="Calibri" w:cs="Arial"/>
          <w:lang w:val="fr-BE" w:eastAsia="en-US"/>
        </w:rPr>
      </w:pPr>
      <w:bookmarkStart w:id="66" w:name="__RefHeading___Toc517076212"/>
      <w:bookmarkEnd w:id="66"/>
      <w:r>
        <w:rPr>
          <w:rFonts w:eastAsia="Calibri" w:cs="Arial"/>
          <w:lang w:val="fr-BE" w:eastAsia="en-US"/>
        </w:rPr>
        <w:t>ARTICLE 73: Actions judiciaires</w:t>
      </w:r>
    </w:p>
    <w:p>
      <w:pPr>
        <w:pStyle w:val="Normal"/>
        <w:rPr>
          <w:rFonts w:eastAsia="Calibri" w:cs="Arial"/>
          <w:lang w:val="fr-BE" w:eastAsia="en-US"/>
        </w:rPr>
      </w:pPr>
      <w:r>
        <w:rPr>
          <w:rFonts w:eastAsia="Calibri" w:cs="Arial"/>
          <w:lang w:val="fr-BE" w:eastAsia="en-US"/>
        </w:rPr>
      </w:r>
    </w:p>
    <w:p>
      <w:pPr>
        <w:pStyle w:val="Normal"/>
        <w:pBdr>
          <w:top w:val="single" w:sz="4" w:space="1" w:color="000000"/>
          <w:left w:val="single" w:sz="4" w:space="1" w:color="000000"/>
          <w:bottom w:val="single" w:sz="4" w:space="1" w:color="000000"/>
          <w:right w:val="single" w:sz="4" w:space="1" w:color="000000"/>
        </w:pBdr>
        <w:rPr>
          <w:szCs w:val="24"/>
          <w:u w:val="single"/>
        </w:rPr>
      </w:pPr>
      <w:r>
        <w:rPr>
          <w:rFonts w:eastAsia="Calibri"/>
          <w:szCs w:val="24"/>
          <w:lang w:val="fr-BE" w:eastAsia="en-US"/>
        </w:rPr>
        <w:t>Si on désigne un tribunal particulier, indiquer:</w:t>
      </w:r>
    </w:p>
    <w:p>
      <w:pPr>
        <w:pStyle w:val="Normal"/>
        <w:pBdr>
          <w:top w:val="single" w:sz="4" w:space="1" w:color="000000"/>
          <w:left w:val="single" w:sz="4" w:space="1" w:color="000000"/>
          <w:bottom w:val="single" w:sz="4" w:space="1" w:color="000000"/>
          <w:right w:val="single" w:sz="4" w:space="1" w:color="000000"/>
        </w:pBdr>
        <w:rPr>
          <w:rFonts w:eastAsia="Calibri"/>
          <w:szCs w:val="24"/>
          <w:u w:val="single"/>
          <w:lang w:val="fr-BE" w:eastAsia="en-US"/>
        </w:rPr>
      </w:pPr>
      <w:r>
        <w:rPr>
          <w:rFonts w:eastAsia="Calibri"/>
          <w:szCs w:val="24"/>
          <w:u w:val="single"/>
          <w:lang w:val="fr-BE" w:eastAsia="en-US"/>
        </w:rPr>
      </w:r>
    </w:p>
    <w:p>
      <w:pPr>
        <w:pStyle w:val="Normal"/>
        <w:pBdr>
          <w:top w:val="single" w:sz="4" w:space="1" w:color="000000"/>
          <w:left w:val="single" w:sz="4" w:space="1" w:color="000000"/>
          <w:bottom w:val="single" w:sz="4" w:space="1" w:color="000000"/>
          <w:right w:val="single" w:sz="4" w:space="1" w:color="000000"/>
        </w:pBdr>
        <w:rPr>
          <w:rFonts w:eastAsia="Calibri"/>
          <w:szCs w:val="24"/>
          <w:lang w:val="fr-BE" w:eastAsia="en-US"/>
        </w:rPr>
      </w:pPr>
      <w:r>
        <w:rPr>
          <w:rFonts w:eastAsia="Calibri"/>
          <w:szCs w:val="24"/>
          <w:lang w:val="fr-BE" w:eastAsia="en-US"/>
        </w:rPr>
        <w:t>Tout litige lié aux obligations contractuelles du présent marché est soumis à l'application du droit belge et aux tribunaux de l’arrondissement judiciaire de ... </w:t>
      </w:r>
    </w:p>
    <w:p>
      <w:pPr>
        <w:pStyle w:val="Normal"/>
        <w:rPr>
          <w:rFonts w:eastAsia="Calibri"/>
          <w:szCs w:val="24"/>
          <w:lang w:val="fr-BE" w:eastAsia="en-US"/>
        </w:rPr>
      </w:pPr>
      <w:r>
        <w:rPr>
          <w:rFonts w:eastAsia="Calibri"/>
          <w:szCs w:val="24"/>
          <w:lang w:val="fr-BE" w:eastAsia="en-US"/>
        </w:rPr>
      </w:r>
    </w:p>
    <w:p>
      <w:pPr>
        <w:pStyle w:val="CSCTitre3"/>
        <w:outlineLvl w:val="2"/>
        <w:rPr>
          <w:ins w:id="389" w:author="MICHAUX Gauthier" w:date="2024-02-28T12:27:00Z"/>
          <w:rFonts w:cs="Arial"/>
        </w:rPr>
      </w:pPr>
      <w:bookmarkStart w:id="67" w:name="__RefHeading___Toc517076213"/>
      <w:bookmarkEnd w:id="67"/>
      <w:r>
        <w:rPr>
          <w:rFonts w:cs="Arial"/>
        </w:rPr>
        <w:t>ARTICLE 76: Délais d'exécution</w:t>
      </w:r>
    </w:p>
    <w:p>
      <w:pPr>
        <w:pStyle w:val="CSCTitre3"/>
        <w:outlineLvl w:val="2"/>
        <w:rPr>
          <w:rFonts w:cs="Arial"/>
        </w:rPr>
      </w:pPr>
      <w:r>
        <w:rPr>
          <w:rFonts w:cs="Arial"/>
        </w:rPr>
      </w:r>
    </w:p>
    <w:p>
      <w:pPr>
        <w:pStyle w:val="CSCTitre3"/>
        <w:outlineLvl w:val="2"/>
        <w:rPr>
          <w:del w:id="391" w:author="MICHAUX Gauthier" w:date="2024-02-28T12:27:00Z"/>
          <w:rFonts w:cs="Arial"/>
        </w:rPr>
      </w:pPr>
      <w:del w:id="390" w:author="MICHAUX Gauthier" w:date="2024-02-28T12:27:00Z">
        <w:r>
          <w:rPr>
            <w:rFonts w:cs="Arial"/>
          </w:rPr>
        </w:r>
      </w:del>
    </w:p>
    <w:p>
      <w:pPr>
        <w:pStyle w:val="Normal"/>
        <w:pBdr>
          <w:top w:val="single" w:sz="4" w:space="1" w:color="000000"/>
          <w:left w:val="single" w:sz="4" w:space="4" w:color="000000"/>
          <w:bottom w:val="single" w:sz="4" w:space="1" w:color="000000"/>
          <w:right w:val="single" w:sz="4" w:space="4" w:color="000000"/>
        </w:pBdr>
        <w:ind w:start="72" w:end="0"/>
        <w:rPr/>
      </w:pPr>
      <w:r>
        <w:rPr/>
        <w:t>Le délai d'exécution est fixé à …</w:t>
      </w:r>
    </w:p>
    <w:p>
      <w:pPr>
        <w:pStyle w:val="Normal"/>
        <w:rPr>
          <w:i/>
          <w:u w:val="single"/>
        </w:rPr>
      </w:pPr>
      <w:r>
        <w:rPr>
          <w:i/>
          <w:u w:val="single"/>
        </w:rPr>
      </w:r>
    </w:p>
    <w:p>
      <w:pPr>
        <w:pStyle w:val="Normal"/>
        <w:ind w:start="72" w:end="0"/>
        <w:rPr/>
      </w:pPr>
      <w:r>
        <w:rPr>
          <w:i/>
        </w:rPr>
        <w:t>Indiquer si le délai est soit le nombre de jours ouvrables, soit le nombre de jours de calendrier, soit le nombre de semaines, de mois ou d’années, soit encore un délai de date à date ou pour une date finale déterminée.</w:t>
      </w:r>
    </w:p>
    <w:p>
      <w:pPr>
        <w:pStyle w:val="Normal"/>
        <w:ind w:start="72" w:end="0"/>
        <w:rPr>
          <w:i/>
        </w:rPr>
      </w:pPr>
      <w:r>
        <w:rPr>
          <w:i/>
        </w:rPr>
      </w:r>
    </w:p>
    <w:p>
      <w:pPr>
        <w:pStyle w:val="Normal"/>
        <w:rPr>
          <w:i/>
        </w:rPr>
      </w:pPr>
      <w:r>
        <w:rPr>
          <w:i/>
        </w:rPr>
        <w:t>Indiquer les suspensions certaines, leurs dates et leur durée.</w:t>
      </w:r>
    </w:p>
    <w:p>
      <w:pPr>
        <w:pStyle w:val="Normal"/>
        <w:rPr/>
      </w:pPr>
      <w:r>
        <w:rPr>
          <w:i/>
          <w:u w:val="single"/>
        </w:rPr>
        <w:t>Exemples</w:t>
      </w:r>
      <w:r>
        <w:rPr>
          <w:i/>
        </w:rPr>
        <w:t>: fêtes locales, manifestations autorisées…</w:t>
      </w:r>
    </w:p>
    <w:p>
      <w:pPr>
        <w:pStyle w:val="Normal"/>
        <w:rPr>
          <w:del w:id="393" w:author="MICHAUX Gauthier" w:date="2024-02-28T12:27:00Z"/>
          <w:i/>
        </w:rPr>
      </w:pPr>
      <w:del w:id="392" w:author="MICHAUX Gauthier" w:date="2024-02-28T12:27:00Z">
        <w:r>
          <w:rPr>
            <w:i/>
          </w:rPr>
        </w:r>
      </w:del>
    </w:p>
    <w:p>
      <w:pPr>
        <w:pStyle w:val="Normal"/>
        <w:pBdr>
          <w:top w:val="single" w:sz="4" w:space="1" w:color="000000"/>
          <w:left w:val="single" w:sz="4" w:space="4" w:color="000000"/>
          <w:bottom w:val="single" w:sz="4" w:space="1" w:color="000000"/>
          <w:right w:val="single" w:sz="4" w:space="4" w:color="000000"/>
        </w:pBdr>
        <w:rPr/>
      </w:pPr>
      <w:r>
        <w:rPr/>
        <w:t>Si le marché comporte plusieurs parties ou plusieurs phases ayant chacune leur délai et leur montant propres, indiquer ici les délais d’exécution y afférents (voir à ce sujet les articles 91 et 92) et préciser que le délai concerné est de rigueur ou non.</w:t>
      </w:r>
    </w:p>
    <w:p>
      <w:pPr>
        <w:pStyle w:val="Normal"/>
        <w:rPr>
          <w:i/>
        </w:rPr>
      </w:pPr>
      <w:r>
        <w:rPr>
          <w:i/>
        </w:rPr>
      </w:r>
    </w:p>
    <w:p>
      <w:pPr>
        <w:pStyle w:val="Normal"/>
        <w:rPr/>
      </w:pPr>
      <w:r>
        <w:rPr>
          <w:i/>
        </w:rPr>
        <w:t xml:space="preserve">Il y a lieu de vérifier la classe d’agréation exigée pour le marché concerné. </w:t>
      </w:r>
    </w:p>
    <w:p>
      <w:pPr>
        <w:pStyle w:val="Normal"/>
        <w:rPr>
          <w:i/>
        </w:rPr>
      </w:pPr>
      <w:r>
        <w:rPr>
          <w:i/>
        </w:rPr>
        <w:t xml:space="preserve">S’il s’agit de travaux nécessitant le recours à des techniques ou à des matériaux non courants, pour déterminer le délai endéans lequel l’ordre de commencer les travaux doit être délivré. </w:t>
      </w:r>
    </w:p>
    <w:p>
      <w:pPr>
        <w:pStyle w:val="Normal"/>
        <w:rPr>
          <w:i/>
        </w:rPr>
      </w:pPr>
      <w:r>
        <w:rPr>
          <w:i/>
        </w:rPr>
      </w:r>
    </w:p>
    <w:p>
      <w:pPr>
        <w:pStyle w:val="Normal"/>
        <w:pBdr>
          <w:top w:val="single" w:sz="4" w:space="1" w:color="000000"/>
          <w:left w:val="single" w:sz="4" w:space="4" w:color="000000"/>
          <w:bottom w:val="single" w:sz="4" w:space="1" w:color="000000"/>
          <w:right w:val="single" w:sz="4" w:space="4" w:color="000000"/>
        </w:pBdr>
        <w:rPr/>
      </w:pPr>
      <w:r>
        <w:rPr/>
        <w:t xml:space="preserve">Pour le remplacement d’une partie de revêtement en béton armé continu, indiquer le délai imparti pour terminer les réparations (voir </w:t>
      </w:r>
      <w:r>
        <w:rPr>
          <w:color w:val="0000FF"/>
        </w:rPr>
        <w:t>M. 2.9.2.6.5</w:t>
      </w:r>
      <w:r>
        <w:rPr/>
        <w:t>).</w:t>
      </w:r>
    </w:p>
    <w:p>
      <w:pPr>
        <w:pStyle w:val="Normal"/>
        <w:rPr/>
      </w:pPr>
      <w:r>
        <w:rPr/>
      </w:r>
    </w:p>
    <w:p>
      <w:pPr>
        <w:pStyle w:val="CSCTitre3"/>
        <w:outlineLvl w:val="2"/>
        <w:rPr>
          <w:rFonts w:cs="Arial"/>
        </w:rPr>
      </w:pPr>
      <w:bookmarkStart w:id="68" w:name="__RefHeading___Toc517076214"/>
      <w:bookmarkEnd w:id="68"/>
      <w:r>
        <w:rPr>
          <w:rFonts w:cs="Arial"/>
        </w:rPr>
        <w:t>ARTICLE 77: Mise à disposition des terrains et locaux</w:t>
      </w:r>
    </w:p>
    <w:p>
      <w:pPr>
        <w:pStyle w:val="Normal"/>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En cas de mise à disposition, indiquer les terrains et les locaux que le pouvoir adjudicateur met à la disposition de l’entrepreneur.</w:t>
      </w:r>
    </w:p>
    <w:p>
      <w:pPr>
        <w:pStyle w:val="Normal"/>
        <w:rPr>
          <w:i/>
        </w:rPr>
      </w:pPr>
      <w:r>
        <w:rPr>
          <w:i/>
        </w:rPr>
      </w:r>
    </w:p>
    <w:p>
      <w:pPr>
        <w:pStyle w:val="Normal"/>
        <w:rPr>
          <w:i/>
        </w:rPr>
      </w:pPr>
      <w:r>
        <w:rPr>
          <w:i/>
        </w:rPr>
        <w:t>Ces indications peuvent être mentionnées aux plans.</w:t>
      </w:r>
    </w:p>
    <w:p>
      <w:pPr>
        <w:pStyle w:val="Normal"/>
        <w:rPr>
          <w:i/>
        </w:rPr>
      </w:pPr>
      <w:r>
        <w:rPr>
          <w:i/>
        </w:rPr>
      </w:r>
    </w:p>
    <w:p>
      <w:pPr>
        <w:pStyle w:val="Normal"/>
        <w:rPr>
          <w:i/>
        </w:rPr>
      </w:pPr>
      <w:r>
        <w:rPr>
          <w:i/>
        </w:rPr>
        <w:t>Ces terrains peuvent s’avérer utiles pour la mise en dépôt de matériaux.</w:t>
      </w:r>
    </w:p>
    <w:p>
      <w:pPr>
        <w:pStyle w:val="Normal"/>
        <w:rPr>
          <w:i/>
        </w:rPr>
      </w:pPr>
      <w:r>
        <w:rPr>
          <w:i/>
        </w:rPr>
      </w:r>
    </w:p>
    <w:p>
      <w:pPr>
        <w:pStyle w:val="CSCTitre3"/>
        <w:outlineLvl w:val="2"/>
        <w:rPr>
          <w:rFonts w:cs="Arial"/>
        </w:rPr>
      </w:pPr>
      <w:bookmarkStart w:id="69" w:name="__RefHeading___Toc517076215"/>
      <w:r>
        <w:rPr>
          <w:rFonts w:cs="Arial"/>
        </w:rPr>
        <w:t>ARTICLE 79: Organisation générale du chantier</w:t>
      </w:r>
      <w:bookmarkEnd w:id="69"/>
      <w:r>
        <w:rPr>
          <w:rFonts w:cs="Arial"/>
        </w:rPr>
        <w:t xml:space="preserve"> </w:t>
      </w:r>
    </w:p>
    <w:p>
      <w:pPr>
        <w:pStyle w:val="CSCTitre3"/>
        <w:outlineLvl w:val="2"/>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u w:val="single"/>
        </w:rPr>
        <w:t>Matériel de laboratoire de chantier</w:t>
      </w:r>
      <w:r>
        <w:rPr/>
        <w:t>:</w:t>
      </w:r>
    </w:p>
    <w:p>
      <w:pPr>
        <w:pStyle w:val="Normal"/>
        <w:pBdr>
          <w:top w:val="single" w:sz="4" w:space="1" w:color="000000"/>
          <w:left w:val="single" w:sz="4" w:space="4" w:color="000000"/>
          <w:bottom w:val="single" w:sz="4" w:space="1" w:color="000000"/>
          <w:right w:val="single" w:sz="4" w:space="4" w:color="000000"/>
        </w:pBdr>
        <w:rPr>
          <w:i/>
        </w:rPr>
      </w:pPr>
      <w:r>
        <w:rPr>
          <w:i/>
        </w:rPr>
      </w:r>
    </w:p>
    <w:p>
      <w:pPr>
        <w:pStyle w:val="Normal"/>
        <w:pBdr>
          <w:top w:val="single" w:sz="4" w:space="1" w:color="000000"/>
          <w:left w:val="single" w:sz="4" w:space="4" w:color="000000"/>
          <w:bottom w:val="single" w:sz="4" w:space="1" w:color="000000"/>
          <w:right w:val="single" w:sz="4" w:space="4" w:color="000000"/>
        </w:pBdr>
        <w:rPr/>
      </w:pPr>
      <w:r>
        <w:rPr/>
        <w:t xml:space="preserve">Indiquer la liste </w:t>
      </w:r>
      <w:r>
        <w:rPr>
          <w:u w:val="single"/>
        </w:rPr>
        <w:t>exhaustive</w:t>
      </w:r>
      <w:r>
        <w:rPr/>
        <w:t xml:space="preserve"> du matériel de laboratoire de chantier à mettre à disposition du pouvoir adjudicateur.</w:t>
      </w:r>
    </w:p>
    <w:p>
      <w:pPr>
        <w:pStyle w:val="Normal"/>
        <w:rPr/>
      </w:pPr>
      <w:r>
        <w:rPr/>
      </w:r>
    </w:p>
    <w:p>
      <w:pPr>
        <w:pStyle w:val="Normal"/>
        <w:rPr>
          <w:i/>
        </w:rPr>
      </w:pPr>
      <w:r>
        <w:rPr>
          <w:i/>
        </w:rPr>
        <w:t>A  titre d'exemple, une liste du matériel est fournie ci-après:</w:t>
      </w:r>
    </w:p>
    <w:p>
      <w:pPr>
        <w:pStyle w:val="Normal"/>
        <w:rPr>
          <w:i/>
        </w:rPr>
      </w:pPr>
      <w:r>
        <w:rPr>
          <w:i/>
        </w:rPr>
      </w:r>
    </w:p>
    <w:p>
      <w:pPr>
        <w:pStyle w:val="Normal"/>
        <w:rPr>
          <w:i/>
        </w:rPr>
      </w:pPr>
      <w:r>
        <w:rPr>
          <w:i/>
        </w:rPr>
        <w:t>- une main écope à fond plat, une paire de gants résistants à la chaleur, un thermomètre de 0 à 200 °C pour le contrôle de la température des mélanges bitumineux…;</w:t>
      </w:r>
    </w:p>
    <w:p>
      <w:pPr>
        <w:pStyle w:val="Normal"/>
        <w:rPr>
          <w:i/>
        </w:rPr>
      </w:pPr>
      <w:r>
        <w:rPr>
          <w:i/>
        </w:rPr>
        <w:t>- une règle de 3 mètres à chants effilés, avec coin gradué, sur laquelle est adapté un niveau;</w:t>
      </w:r>
    </w:p>
    <w:p>
      <w:pPr>
        <w:pStyle w:val="Normal"/>
        <w:rPr>
          <w:i/>
        </w:rPr>
      </w:pPr>
      <w:r>
        <w:rPr>
          <w:i/>
        </w:rPr>
        <w:t>- un stock de boîtes métalliques d’une capacité de 5 litres, avec anse de transport et couvercle;</w:t>
      </w:r>
    </w:p>
    <w:p>
      <w:pPr>
        <w:pStyle w:val="Normal"/>
        <w:rPr>
          <w:i/>
        </w:rPr>
      </w:pPr>
      <w:r>
        <w:rPr>
          <w:i/>
        </w:rPr>
        <w:t>- un appareillage pour les essais à la plaque, y compris la mise à disposition du camion lesté et du chauffeur (dans le cas de terrassements et fondations);</w:t>
      </w:r>
    </w:p>
    <w:p>
      <w:pPr>
        <w:pStyle w:val="Normal"/>
        <w:rPr>
          <w:i/>
        </w:rPr>
      </w:pPr>
      <w:r>
        <w:rPr>
          <w:i/>
        </w:rPr>
        <w:t>- des moules pour la réalisation de cubes en béton;</w:t>
      </w:r>
    </w:p>
    <w:p>
      <w:pPr>
        <w:pStyle w:val="Normal"/>
        <w:rPr>
          <w:i/>
        </w:rPr>
      </w:pPr>
      <w:r>
        <w:rPr>
          <w:i/>
        </w:rPr>
        <w:t>- …</w:t>
      </w:r>
    </w:p>
    <w:p>
      <w:pPr>
        <w:pStyle w:val="Normal"/>
        <w:rPr>
          <w:b/>
          <w:bCs/>
          <w:i/>
          <w:color w:val="4F81BD"/>
          <w:sz w:val="26"/>
          <w:szCs w:val="26"/>
        </w:rPr>
      </w:pPr>
      <w:r>
        <w:rPr>
          <w:b/>
          <w:bCs/>
          <w:i/>
          <w:color w:val="4F81BD"/>
          <w:sz w:val="26"/>
          <w:szCs w:val="26"/>
        </w:rPr>
      </w:r>
    </w:p>
    <w:p>
      <w:pPr>
        <w:pStyle w:val="Normal"/>
        <w:rPr>
          <w:b/>
          <w:bCs/>
          <w:color w:val="4F81BD"/>
          <w:sz w:val="26"/>
          <w:szCs w:val="26"/>
        </w:rPr>
      </w:pPr>
      <w:r>
        <w:rPr>
          <w:b/>
          <w:bCs/>
          <w:color w:val="4F81BD"/>
          <w:sz w:val="26"/>
          <w:szCs w:val="26"/>
        </w:rPr>
      </w:r>
    </w:p>
    <w:p>
      <w:pPr>
        <w:pStyle w:val="Normal"/>
        <w:keepNext w:val="true"/>
        <w:pBdr>
          <w:top w:val="single" w:sz="4" w:space="1" w:color="000000"/>
          <w:left w:val="single" w:sz="4" w:space="3" w:color="000000"/>
          <w:bottom w:val="single" w:sz="4" w:space="1" w:color="000000"/>
          <w:right w:val="single" w:sz="4" w:space="1" w:color="000000"/>
        </w:pBdr>
        <w:spacing w:lineRule="atLeast" w:line="300"/>
        <w:rPr/>
      </w:pPr>
      <w:r>
        <w:rPr>
          <w:u w:val="single"/>
        </w:rPr>
        <w:t>Déviation</w:t>
      </w:r>
      <w:r>
        <w:rPr/>
        <w:t>:</w:t>
      </w:r>
    </w:p>
    <w:p>
      <w:pPr>
        <w:pStyle w:val="Normal"/>
        <w:keepNext w:val="true"/>
        <w:pBdr>
          <w:top w:val="single" w:sz="4" w:space="1" w:color="000000"/>
          <w:left w:val="single" w:sz="4" w:space="3" w:color="000000"/>
          <w:bottom w:val="single" w:sz="4" w:space="1" w:color="000000"/>
          <w:right w:val="single" w:sz="4" w:space="1" w:color="000000"/>
        </w:pBdr>
        <w:spacing w:lineRule="atLeast" w:line="300"/>
        <w:rPr/>
      </w:pPr>
      <w:r>
        <w:rPr/>
      </w:r>
    </w:p>
    <w:p>
      <w:pPr>
        <w:pStyle w:val="Normal"/>
        <w:keepNext w:val="true"/>
        <w:pBdr>
          <w:top w:val="single" w:sz="4" w:space="1" w:color="000000"/>
          <w:left w:val="single" w:sz="4" w:space="3" w:color="000000"/>
          <w:bottom w:val="single" w:sz="4" w:space="1" w:color="000000"/>
          <w:right w:val="single" w:sz="4" w:space="1" w:color="000000"/>
        </w:pBdr>
        <w:spacing w:lineRule="atLeast" w:line="300"/>
        <w:rPr/>
      </w:pPr>
      <w:r>
        <w:rPr/>
        <w:t>Indiquer si la déviation de la circulation est imposée ou interdite. Si elle est imposée, fournir l’itinéraire de déviation défini de manière détaillée avec indication précise de la signalisation routière à mettre en place, à modifier ou à occulter.</w:t>
      </w:r>
    </w:p>
    <w:p>
      <w:pPr>
        <w:pStyle w:val="Normal"/>
        <w:spacing w:lineRule="atLeast" w:line="300"/>
        <w:rPr/>
      </w:pPr>
      <w:r>
        <w:rPr/>
      </w:r>
    </w:p>
    <w:p>
      <w:pPr>
        <w:pStyle w:val="Normal"/>
        <w:pBdr>
          <w:top w:val="single" w:sz="4" w:space="1" w:color="000000"/>
          <w:left w:val="single" w:sz="4" w:space="3" w:color="000000"/>
          <w:bottom w:val="single" w:sz="4" w:space="1" w:color="000000"/>
          <w:right w:val="single" w:sz="4" w:space="1" w:color="000000"/>
        </w:pBdr>
        <w:spacing w:lineRule="atLeast" w:line="300"/>
        <w:rPr/>
      </w:pPr>
      <w:r>
        <w:rPr>
          <w:u w:val="single"/>
        </w:rPr>
        <w:t>Maintien de la fluidité du trafic sur le réseau structurant</w:t>
      </w:r>
      <w:r>
        <w:rPr/>
        <w:t>:</w:t>
      </w:r>
    </w:p>
    <w:p>
      <w:pPr>
        <w:pStyle w:val="Normal"/>
        <w:pBdr>
          <w:top w:val="single" w:sz="4" w:space="1" w:color="000000"/>
          <w:left w:val="single" w:sz="4" w:space="3" w:color="000000"/>
          <w:bottom w:val="single" w:sz="4" w:space="1" w:color="000000"/>
          <w:right w:val="single" w:sz="4" w:space="1" w:color="000000"/>
        </w:pBdr>
        <w:spacing w:lineRule="atLeast" w:line="300"/>
        <w:rPr/>
      </w:pPr>
      <w:r>
        <w:rPr/>
        <w:t>Indiquer les entraves particulières admises dans le cadre du chantier.</w:t>
      </w:r>
    </w:p>
    <w:p>
      <w:pPr>
        <w:pStyle w:val="Normal"/>
        <w:tabs>
          <w:tab w:val="left" w:pos="280" w:leader="none"/>
          <w:tab w:val="left" w:pos="1020" w:leader="none"/>
          <w:tab w:val="left" w:pos="4536" w:leader="none"/>
        </w:tabs>
        <w:spacing w:lineRule="atLeast" w:line="300"/>
        <w:ind w:firstLine="20" w:end="42"/>
        <w:rPr/>
      </w:pPr>
      <w:r>
        <w:rPr/>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u w:val="single"/>
        </w:rPr>
        <w:t>Locaux mis à disposition du pouvoir adjudicateur</w:t>
      </w:r>
      <w:r>
        <w:rPr/>
        <w:t>:</w:t>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t xml:space="preserve">Indiquer si l'adjudicataire met à la disposition des agents du pouvoir adjudicateur et à leur usage exclusif un ou plusieurs locaux d'une surface déterminée. </w:t>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t xml:space="preserve">Si c’est le cas, indiquer la surface des locaux, le mobilier, les équipements et les services éventuels à mettre à disposition du pouvoir adjudicateur. </w:t>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r>
    </w:p>
    <w:p>
      <w:pPr>
        <w:pStyle w:val="Normal"/>
        <w:pBdr>
          <w:top w:val="single" w:sz="4" w:space="1" w:color="000000"/>
          <w:left w:val="single" w:sz="4" w:space="3" w:color="000000"/>
          <w:bottom w:val="single" w:sz="4" w:space="1" w:color="000000"/>
          <w:right w:val="single" w:sz="4" w:space="1" w:color="000000"/>
        </w:pBdr>
        <w:tabs>
          <w:tab w:val="left" w:pos="280" w:leader="none"/>
          <w:tab w:val="left" w:pos="1020" w:leader="none"/>
          <w:tab w:val="left" w:pos="4536" w:leader="none"/>
        </w:tabs>
        <w:spacing w:lineRule="atLeast" w:line="300"/>
        <w:ind w:firstLine="20" w:end="42"/>
        <w:rPr/>
      </w:pPr>
      <w:r>
        <w:rPr/>
        <w:t>Indiquer une date de fin de mise à disposition des locaux si cette date n'est pas celle de l'achèvement réel des travaux.</w:t>
      </w:r>
    </w:p>
    <w:p>
      <w:pPr>
        <w:pStyle w:val="Normal"/>
        <w:tabs>
          <w:tab w:val="left" w:pos="280" w:leader="none"/>
          <w:tab w:val="left" w:pos="1020" w:leader="none"/>
          <w:tab w:val="left" w:pos="4536" w:leader="none"/>
        </w:tabs>
        <w:spacing w:lineRule="atLeast" w:line="300"/>
        <w:ind w:firstLine="20" w:end="42"/>
        <w:rPr/>
      </w:pPr>
      <w:r>
        <w:rPr/>
      </w:r>
    </w:p>
    <w:p>
      <w:pPr>
        <w:pStyle w:val="BodyText"/>
        <w:spacing w:lineRule="atLeast" w:line="300"/>
        <w:rPr>
          <w:i w:val="false"/>
          <w:u w:val="single"/>
        </w:rPr>
      </w:pPr>
      <w:r>
        <w:rPr>
          <w:i w:val="false"/>
          <w:u w:val="single"/>
        </w:rPr>
        <w:t>Les frais de signalisation:</w:t>
      </w:r>
    </w:p>
    <w:p>
      <w:pPr>
        <w:pStyle w:val="BodyText"/>
        <w:spacing w:lineRule="atLeast" w:line="300"/>
        <w:rPr/>
      </w:pPr>
      <w:r>
        <w:rPr/>
        <w:t xml:space="preserve">Il y a lieu de distinguer clairement les frais de signalisation à charge de l’entreprise et les frais de signalisation devant faire l’objet de postes au métré. </w:t>
      </w:r>
    </w:p>
    <w:p>
      <w:pPr>
        <w:pStyle w:val="Normal"/>
        <w:spacing w:lineRule="atLeast" w:line="300"/>
        <w:rPr/>
      </w:pPr>
      <w:r>
        <w:rPr/>
      </w:r>
    </w:p>
    <w:p>
      <w:pPr>
        <w:pStyle w:val="Normal"/>
        <w:numPr>
          <w:ilvl w:val="0"/>
          <w:numId w:val="5"/>
        </w:numPr>
        <w:pBdr>
          <w:top w:val="single" w:sz="4" w:space="1" w:color="000000"/>
          <w:left w:val="single" w:sz="4" w:space="4" w:color="000000"/>
          <w:bottom w:val="single" w:sz="4" w:space="1" w:color="000000"/>
          <w:right w:val="single" w:sz="4" w:space="4" w:color="000000"/>
        </w:pBdr>
        <w:tabs>
          <w:tab w:val="clear" w:pos="4536"/>
        </w:tabs>
        <w:spacing w:lineRule="atLeast" w:line="300"/>
        <w:rPr/>
      </w:pPr>
      <w:r>
        <w:rPr/>
        <w:t>Indiquer la catégorie du chantier conformément aux dispositions de l'AGW du 16 décembre 2020 (MB du 11.02.2021)</w:t>
      </w:r>
      <w:ins w:id="394" w:author="MICHAUX Gauthier" w:date="2024-12-11T08:17:00Z">
        <w:r>
          <w:rPr/>
          <w:t xml:space="preserve"> modifié par l'AGW du 6 juin 2024</w:t>
        </w:r>
      </w:ins>
      <w:r>
        <w:rPr/>
        <w:t>.</w:t>
      </w:r>
    </w:p>
    <w:p>
      <w:pPr>
        <w:pStyle w:val="Normal"/>
        <w:numPr>
          <w:ilvl w:val="0"/>
          <w:numId w:val="5"/>
        </w:numPr>
        <w:pBdr>
          <w:top w:val="single" w:sz="4" w:space="1" w:color="000000"/>
          <w:left w:val="single" w:sz="4" w:space="4" w:color="000000"/>
          <w:bottom w:val="single" w:sz="4" w:space="1" w:color="000000"/>
          <w:right w:val="single" w:sz="4" w:space="4" w:color="000000"/>
        </w:pBdr>
        <w:tabs>
          <w:tab w:val="clear" w:pos="4536"/>
        </w:tabs>
        <w:spacing w:lineRule="atLeast" w:line="300"/>
        <w:rPr/>
      </w:pPr>
      <w:r>
        <w:rPr/>
        <w:t>Le cas échéant, indiquer que le chantier est situé sur le Réseau I, II ou III. La signalisation réglementaire des chantiers de 1</w:t>
      </w:r>
      <w:r>
        <w:rPr>
          <w:vertAlign w:val="superscript"/>
        </w:rPr>
        <w:t>e</w:t>
      </w:r>
      <w:r>
        <w:rPr/>
        <w:t>, 5</w:t>
      </w:r>
      <w:r>
        <w:rPr>
          <w:vertAlign w:val="superscript"/>
        </w:rPr>
        <w:t>e</w:t>
      </w:r>
      <w:r>
        <w:rPr/>
        <w:t xml:space="preserve"> et 6</w:t>
      </w:r>
      <w:r>
        <w:rPr>
          <w:vertAlign w:val="superscript"/>
        </w:rPr>
        <w:t>e</w:t>
      </w:r>
      <w:r>
        <w:rPr/>
        <w:t xml:space="preserve"> catégorie fait l’objet de postes au métré.</w:t>
      </w:r>
    </w:p>
    <w:p>
      <w:pPr>
        <w:pStyle w:val="Normal"/>
        <w:spacing w:lineRule="atLeast" w:line="300"/>
        <w:rPr>
          <w:i/>
        </w:rPr>
      </w:pPr>
      <w:r>
        <w:rPr>
          <w:i/>
        </w:rPr>
      </w:r>
    </w:p>
    <w:p>
      <w:pPr>
        <w:pStyle w:val="Normal"/>
        <w:tabs>
          <w:tab w:val="clear" w:pos="4536"/>
        </w:tabs>
        <w:spacing w:lineRule="atLeast" w:line="300"/>
        <w:rPr>
          <w:u w:val="single"/>
        </w:rPr>
      </w:pPr>
      <w:r>
        <w:rPr>
          <w:u w:val="single"/>
        </w:rPr>
        <w:t>Etat des lieux:</w:t>
      </w:r>
    </w:p>
    <w:p>
      <w:pPr>
        <w:pStyle w:val="Normal"/>
        <w:tabs>
          <w:tab w:val="clear" w:pos="4536"/>
        </w:tabs>
        <w:spacing w:lineRule="atLeast" w:line="300"/>
        <w:rPr>
          <w:u w:val="single"/>
        </w:rPr>
      </w:pPr>
      <w:r>
        <w:rPr>
          <w:u w:val="single"/>
        </w:rPr>
      </w:r>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spacing w:lineRule="exact" w:line="300"/>
        <w:rPr>
          <w:ins w:id="396" w:author="MICHAUX Gauthier" w:date="2024-12-11T08:18:00Z"/>
        </w:rPr>
      </w:pPr>
      <w:ins w:id="395" w:author="MICHAUX Gauthier" w:date="2024-12-11T08:18:00Z">
        <w:r>
          <w:rPr/>
          <w:t>Analyser si un état des lieux est nécessaire.</w:t>
        </w:r>
      </w:ins>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spacing w:lineRule="exact" w:line="300"/>
        <w:rPr>
          <w:ins w:id="398" w:author="MICHAUX Gauthier" w:date="2024-12-11T08:18:00Z"/>
        </w:rPr>
      </w:pPr>
      <w:ins w:id="397" w:author="MICHAUX Gauthier" w:date="2024-12-11T08:18:00Z">
        <w:r>
          <w:rPr/>
        </w:r>
      </w:ins>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spacing w:lineRule="exact" w:line="300"/>
        <w:rPr>
          <w:ins w:id="400" w:author="MICHAUX Gauthier" w:date="2024-12-11T08:18:00Z"/>
        </w:rPr>
      </w:pPr>
      <w:ins w:id="399" w:author="MICHAUX Gauthier" w:date="2024-12-11T08:18:00Z">
        <w:r>
          <w:rPr/>
          <w:t>Si un état des lieux est à réaliser, le préciser, définir son niveau de précision et la zone concernée et prévoir un poste au métré.</w:t>
        </w:r>
      </w:ins>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del w:id="402" w:author="MICHAUX Gauthier" w:date="2024-12-11T08:18:00Z"/>
        </w:rPr>
      </w:pPr>
      <w:del w:id="401" w:author="MICHAUX Gauthier" w:date="2024-12-11T08:18:00Z">
        <w:r>
          <w:rPr/>
          <w:delText>Si un état des lieux est à réaliser, le préciser, définir son niveau de précision et la zone concernée.</w:delText>
        </w:r>
      </w:del>
    </w:p>
    <w:p>
      <w:pPr>
        <w:pStyle w:val="Normal"/>
        <w:rPr/>
      </w:pPr>
      <w:r>
        <w:rPr/>
      </w:r>
    </w:p>
    <w:p>
      <w:pPr>
        <w:pStyle w:val="BodyText"/>
        <w:rPr/>
      </w:pPr>
      <w:r>
        <w:rPr/>
        <w:t>L’auteur de projet peut utilement s’inspirer du texte suivant, en l’adaptant au chantier considéré:</w:t>
      </w:r>
    </w:p>
    <w:p>
      <w:pPr>
        <w:pStyle w:val="BodyText"/>
        <w:rPr/>
      </w:pPr>
      <w:r>
        <w:rPr/>
      </w:r>
    </w:p>
    <w:p>
      <w:pPr>
        <w:pStyle w:val="BodyText"/>
        <w:rPr/>
      </w:pPr>
      <w:del w:id="403" w:author="MICHAUX Gauthier" w:date="2024-10-14T16:06:00Z">
        <w:r>
          <w:rPr/>
          <w:delText>« </w:delText>
        </w:r>
      </w:del>
      <w:ins w:id="404" w:author="MICHAUX Gauthier" w:date="2024-10-14T16:06:00Z">
        <w:r>
          <w:rPr/>
          <w:t>"</w:t>
        </w:r>
      </w:ins>
      <w:r>
        <w:rPr/>
        <w:t xml:space="preserve">Dans les 10 jours ouvrables suivant la réception de la lettre de notification du présent marché, l’adjudicataire informe le fonctionnaire dirigeant des nom, adresse et références du géomètre expert désigné par lui pour établir l’état des lieux et concrétiser un plan de repérage. Ce plan de repérage reprend chacun des immeubles et ouvrages pour lesquels un état des lieux avant travaux doit être dressé dans la zone concernée définie par le pouvoir adjudicateur. Le plan de repérage approuvé par le fonctionnaire dirigeant est annexé au rapport de synthèse de l’état des lieux. </w:t>
      </w:r>
    </w:p>
    <w:p>
      <w:pPr>
        <w:pStyle w:val="BodyText"/>
        <w:rPr/>
      </w:pPr>
      <w:r>
        <w:rPr/>
      </w:r>
    </w:p>
    <w:p>
      <w:pPr>
        <w:pStyle w:val="BodyText"/>
        <w:rPr/>
      </w:pPr>
      <w:r>
        <w:rPr/>
        <w:t>Dans les 30 jours ouvrables à dater de la réception provisoire des travaux, l’adjudicataire transmet au fonctionnaire dirigeant, le rapport de synthèse des états de récolements qu’il fait dresser après travaux par le géomètre expert.</w:t>
      </w:r>
      <w:del w:id="405" w:author="MICHAUX Gauthier" w:date="2024-10-14T16:06:00Z">
        <w:r>
          <w:rPr/>
          <w:delText> »</w:delText>
        </w:r>
      </w:del>
      <w:ins w:id="406" w:author="MICHAUX Gauthier" w:date="2024-10-14T16:06:00Z">
        <w:r>
          <w:rPr/>
          <w:t>"</w:t>
        </w:r>
      </w:ins>
    </w:p>
    <w:p>
      <w:pPr>
        <w:pStyle w:val="BodyText"/>
        <w:rPr/>
      </w:pPr>
      <w:r>
        <w:rPr/>
      </w:r>
    </w:p>
    <w:p>
      <w:pPr>
        <w:pStyle w:val="BodyText"/>
        <w:rPr/>
      </w:pPr>
      <w:r>
        <w:rPr/>
      </w:r>
    </w:p>
    <w:p>
      <w:pPr>
        <w:pStyle w:val="Normal"/>
        <w:pBdr>
          <w:top w:val="single" w:sz="4" w:space="1" w:color="000000"/>
          <w:left w:val="single" w:sz="4" w:space="1" w:color="000000"/>
          <w:bottom w:val="single" w:sz="4" w:space="1" w:color="000000"/>
          <w:right w:val="single" w:sz="4" w:space="1" w:color="000000"/>
        </w:pBdr>
        <w:spacing w:lineRule="atLeast" w:line="300"/>
        <w:rPr>
          <w:u w:val="single"/>
        </w:rPr>
      </w:pPr>
      <w:r>
        <w:rPr>
          <w:u w:val="single"/>
        </w:rPr>
        <w:t xml:space="preserve">Marchés à exécuter simultanément: </w:t>
      </w:r>
    </w:p>
    <w:p>
      <w:pPr>
        <w:pStyle w:val="Normal"/>
        <w:pBdr>
          <w:top w:val="single" w:sz="4" w:space="1" w:color="000000"/>
          <w:left w:val="single" w:sz="4" w:space="1" w:color="000000"/>
          <w:bottom w:val="single" w:sz="4" w:space="1" w:color="000000"/>
          <w:right w:val="single" w:sz="4" w:space="1" w:color="000000"/>
        </w:pBdr>
        <w:spacing w:lineRule="atLeast" w:line="300"/>
        <w:rPr>
          <w:u w:val="single"/>
        </w:rPr>
      </w:pPr>
      <w:r>
        <w:rPr>
          <w:u w:val="single"/>
        </w:rPr>
      </w:r>
    </w:p>
    <w:p>
      <w:pPr>
        <w:pStyle w:val="Normal"/>
        <w:pBdr>
          <w:top w:val="single" w:sz="4" w:space="1" w:color="000000"/>
          <w:left w:val="single" w:sz="4" w:space="1" w:color="000000"/>
          <w:bottom w:val="single" w:sz="4" w:space="1" w:color="000000"/>
          <w:right w:val="single" w:sz="4" w:space="1" w:color="000000"/>
        </w:pBdr>
        <w:spacing w:lineRule="atLeast" w:line="300"/>
        <w:rPr/>
      </w:pPr>
      <w:r>
        <w:rPr/>
        <w:t>Le cas échéant, indiquer les entreprises susceptibles de travailler simultanément sur le chantier.</w:t>
      </w:r>
    </w:p>
    <w:p>
      <w:pPr>
        <w:pStyle w:val="BodyText"/>
        <w:rPr/>
      </w:pPr>
      <w:r>
        <w:rPr/>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u w:val="single"/>
        </w:rPr>
        <w:t>Tracé de l'ouvrage:</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u w:val="single"/>
        </w:rPr>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t>Préciser la localisation et les coordonnées des repères pour le tracé des ouvrages tant en plan qu'en niveau.</w:t>
      </w:r>
    </w:p>
    <w:p>
      <w:pPr>
        <w:pStyle w:val="Normal"/>
        <w:spacing w:lineRule="atLeast" w:line="300"/>
        <w:rPr>
          <w:u w:val="single"/>
        </w:rPr>
      </w:pPr>
      <w:r>
        <w:rPr>
          <w:u w:val="single"/>
        </w:rPr>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u w:val="single"/>
        </w:rPr>
        <w:t>Matériaux provenant des démolitions:</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u w:val="single"/>
        </w:rPr>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t>Indiquer conformément au document de référence QUALIROUTES-A-8 "Identification des matériaux en place" que l’estimation de la nature et de la quantité de matériaux provenant des démolitions est fournie:</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pPr>
      <w:r>
        <w:rPr/>
        <w:t xml:space="preserve">-soit au plan terrier </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t>-soit dans une annexe au cahier spécial des charges.</w:t>
      </w:r>
    </w:p>
    <w:p>
      <w:pPr>
        <w:pStyle w:val="Normal"/>
        <w:spacing w:lineRule="atLeast" w:line="300"/>
        <w:rPr>
          <w:b/>
          <w:u w:val="single"/>
        </w:rPr>
      </w:pPr>
      <w:r>
        <w:rPr>
          <w:b/>
          <w:u w:val="single"/>
        </w:rPr>
      </w:r>
    </w:p>
    <w:p>
      <w:pPr>
        <w:pStyle w:val="Normal"/>
        <w:spacing w:lineRule="atLeast" w:line="300"/>
        <w:rPr>
          <w:caps/>
        </w:rPr>
      </w:pPr>
      <w:r>
        <w:rPr>
          <w:i/>
        </w:rPr>
        <w:t>Pour ce qui concerne l’évacuation des déchets, l’auteur de projet se réfère aux tableaux</w:t>
      </w:r>
      <w:r>
        <w:rPr>
          <w:i/>
          <w:color w:val="0000FF"/>
        </w:rPr>
        <w:t xml:space="preserve"> D. 2.1.1.1.</w:t>
      </w:r>
      <w:r>
        <w:rPr>
          <w:i/>
        </w:rPr>
        <w:t xml:space="preserve"> du chapitre D du CCT QUALIROUTES.</w:t>
      </w:r>
    </w:p>
    <w:p>
      <w:pPr>
        <w:pStyle w:val="Normal"/>
        <w:tabs>
          <w:tab w:val="left" w:pos="280" w:leader="none"/>
          <w:tab w:val="left" w:pos="1020" w:leader="none"/>
          <w:tab w:val="left" w:pos="4536" w:leader="none"/>
        </w:tabs>
        <w:spacing w:lineRule="atLeast" w:line="300"/>
        <w:ind w:firstLine="20" w:end="42"/>
        <w:rPr>
          <w:caps/>
        </w:rPr>
      </w:pPr>
      <w:r>
        <w:rPr>
          <w:caps/>
        </w:rPr>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u w:val="single"/>
        </w:rPr>
        <w:t>Protection des ouvrages existants et troubles de voisinage:</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u w:val="single"/>
        </w:rPr>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t>Indiquer, conformément au document de référence QUALIROUTES-A-5 "Code de bonne pratique pour la prévention des dégâts aux installations souterraines" et sur base des conclusions de la réunion d’avant-projet,</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t>-soit qu’il n’y a pas de câbles ni de canalisations dans la zone des travaux,</w:t>
      </w:r>
    </w:p>
    <w:p>
      <w:pPr>
        <w:pStyle w:val="Normal"/>
        <w:pBdr>
          <w:top w:val="single" w:sz="4" w:space="1" w:color="000000"/>
          <w:left w:val="single" w:sz="4" w:space="4" w:color="000000"/>
          <w:bottom w:val="single" w:sz="4" w:space="1" w:color="000000"/>
          <w:right w:val="single" w:sz="4" w:space="4" w:color="000000"/>
        </w:pBdr>
        <w:tabs>
          <w:tab w:val="clear" w:pos="4536"/>
        </w:tabs>
        <w:spacing w:lineRule="atLeast" w:line="300"/>
        <w:rPr>
          <w:u w:val="single"/>
        </w:rPr>
      </w:pPr>
      <w:r>
        <w:rPr/>
        <w:t>-soit que des câbles et des canalisations sont situés dans la zone des travaux. Dans ce cas, préciser sur quel document les câbles et canalisations sont repérés en plan et en profondeur (soit sur un plan terrier, soit sur un document à annexer au cahier spécial des charges).</w:t>
      </w:r>
    </w:p>
    <w:p>
      <w:pPr>
        <w:pStyle w:val="Normal"/>
        <w:rPr>
          <w:rFonts w:eastAsia="Calibri"/>
          <w:sz w:val="21"/>
          <w:szCs w:val="21"/>
          <w:u w:val="single"/>
          <w:lang w:eastAsia="en-US"/>
        </w:rPr>
      </w:pPr>
      <w:r>
        <w:rPr>
          <w:rFonts w:eastAsia="Calibri"/>
          <w:sz w:val="21"/>
          <w:szCs w:val="21"/>
          <w:u w:val="single"/>
          <w:lang w:eastAsia="en-US"/>
        </w:rPr>
      </w:r>
    </w:p>
    <w:p>
      <w:pPr>
        <w:pStyle w:val="Normal"/>
        <w:tabs>
          <w:tab w:val="left" w:pos="280" w:leader="none"/>
          <w:tab w:val="left" w:pos="1020" w:leader="none"/>
          <w:tab w:val="left" w:pos="4536" w:leader="none"/>
        </w:tabs>
        <w:spacing w:lineRule="atLeast" w:line="300"/>
        <w:ind w:firstLine="20" w:end="42"/>
        <w:rPr>
          <w:rFonts w:eastAsia="Calibri"/>
          <w:sz w:val="21"/>
          <w:szCs w:val="21"/>
          <w:lang w:eastAsia="en-US"/>
        </w:rPr>
      </w:pPr>
      <w:r>
        <w:rPr>
          <w:rFonts w:eastAsia="Calibri"/>
          <w:sz w:val="21"/>
          <w:szCs w:val="21"/>
          <w:lang w:eastAsia="en-US"/>
        </w:rPr>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pPr>
      <w:r>
        <w:rPr>
          <w:u w:val="single"/>
        </w:rPr>
        <w:t>Collecte des déchets ménagers:</w:t>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u w:val="single"/>
        </w:rPr>
      </w:pPr>
      <w:r>
        <w:rPr>
          <w:u w:val="single"/>
        </w:rPr>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pPr>
      <w:r>
        <w:rPr/>
        <w:t xml:space="preserve">S'il </w:t>
      </w:r>
      <w:r>
        <w:rPr>
          <w:lang w:val="fr-BE"/>
        </w:rPr>
        <w:t>échet, reprendre le texte suivant:</w:t>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u w:val="single"/>
          <w:lang w:val="fr-BE"/>
        </w:rPr>
      </w:pPr>
      <w:r>
        <w:rPr>
          <w:u w:val="single"/>
          <w:lang w:val="fr-BE"/>
        </w:rPr>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pPr>
      <w:r>
        <w:rPr>
          <w:lang w:val="fr-BE"/>
        </w:rPr>
        <w:t>L'adjudicataire met tout en œuvre pour que la collecte des déchets ménagers ne soit pas interrompue pendant la durée de travaux.</w:t>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pPr>
      <w:r>
        <w:rPr>
          <w:lang w:val="fr-BE"/>
        </w:rPr>
        <w:t xml:space="preserve">L’endroit où les sacs et conteneurs de déchets ménagers sont stockés permet à l’entreprise de ramassage de les enlever. L’entrepreneur procède régulièrement à la collecte et au stockage de ces sacs et conteneurs sur cette zone. </w:t>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lang w:val="fr-BE"/>
        </w:rPr>
      </w:pPr>
      <w:r>
        <w:rPr>
          <w:lang w:val="fr-BE"/>
        </w:rPr>
      </w:r>
    </w:p>
    <w:p>
      <w:pPr>
        <w:pStyle w:val="Normal"/>
        <w:pBdr>
          <w:top w:val="single" w:sz="4" w:space="1" w:color="000000"/>
          <w:left w:val="single" w:sz="4" w:space="1" w:color="000000"/>
          <w:bottom w:val="single" w:sz="4" w:space="1" w:color="000000"/>
          <w:right w:val="single" w:sz="4" w:space="1" w:color="000000"/>
        </w:pBdr>
        <w:tabs>
          <w:tab w:val="clear" w:pos="4536"/>
        </w:tabs>
        <w:spacing w:lineRule="atLeast" w:line="300"/>
        <w:rPr/>
      </w:pPr>
      <w:r>
        <w:rPr/>
        <w:t>Cette tâche constitue une charge d'entreprise.</w:t>
      </w:r>
    </w:p>
    <w:p>
      <w:pPr>
        <w:pStyle w:val="Normal"/>
        <w:rPr>
          <w:rFonts w:eastAsia="Calibri"/>
          <w:sz w:val="21"/>
          <w:szCs w:val="21"/>
          <w:lang w:val="de-DE" w:eastAsia="en-US"/>
        </w:rPr>
      </w:pPr>
      <w:r>
        <w:rPr>
          <w:rFonts w:eastAsia="Calibri"/>
          <w:sz w:val="21"/>
          <w:szCs w:val="21"/>
          <w:lang w:val="de-DE" w:eastAsia="en-US"/>
        </w:rPr>
      </w:r>
    </w:p>
    <w:p>
      <w:pPr>
        <w:pStyle w:val="CSCTitre3"/>
        <w:outlineLvl w:val="2"/>
        <w:rPr/>
      </w:pPr>
      <w:bookmarkStart w:id="70" w:name="__RefHeading___Toc517076216"/>
      <w:bookmarkEnd w:id="70"/>
      <w:r>
        <w:rPr>
          <w:rFonts w:cs="Arial"/>
        </w:rPr>
        <w:t>ARTICLE 83: Journal des travaux</w:t>
      </w:r>
    </w:p>
    <w:p>
      <w:pPr>
        <w:pStyle w:val="Normal"/>
        <w:rPr>
          <w:rFonts w:cs="Arial"/>
        </w:rPr>
      </w:pPr>
      <w:r>
        <w:rPr>
          <w:rFonts w:cs="Arial"/>
        </w:rPr>
      </w:r>
    </w:p>
    <w:p>
      <w:pPr>
        <w:pStyle w:val="Normal"/>
        <w:pBdr>
          <w:top w:val="single" w:sz="4" w:space="1" w:color="000000"/>
          <w:left w:val="single" w:sz="4" w:space="1" w:color="000000"/>
          <w:bottom w:val="single" w:sz="4" w:space="1" w:color="000000"/>
          <w:right w:val="single" w:sz="4" w:space="1" w:color="000000"/>
        </w:pBdr>
        <w:spacing w:lineRule="atLeast" w:line="300"/>
        <w:rPr/>
      </w:pPr>
      <w:r>
        <w:rPr/>
        <w:t xml:space="preserve">Pour les marchés d’électromécanique, préciser si la tenue d’un journal des travaux est exigée. </w:t>
      </w:r>
    </w:p>
    <w:p>
      <w:pPr>
        <w:pStyle w:val="Normal"/>
        <w:rPr/>
      </w:pPr>
      <w:r>
        <w:rPr/>
      </w:r>
    </w:p>
    <w:p>
      <w:pPr>
        <w:pStyle w:val="CSCTitre3"/>
        <w:outlineLvl w:val="2"/>
        <w:rPr>
          <w:rFonts w:cs="Arial"/>
        </w:rPr>
      </w:pPr>
      <w:bookmarkStart w:id="71" w:name="__RefHeading___Toc517076217"/>
      <w:bookmarkEnd w:id="71"/>
      <w:r>
        <w:rPr>
          <w:rFonts w:cs="Arial"/>
        </w:rPr>
        <w:t>ARTICLE 86 §2 et §6: Amendes pour retard</w:t>
      </w:r>
    </w:p>
    <w:p>
      <w:pPr>
        <w:pStyle w:val="Normal"/>
        <w:rPr>
          <w:rFonts w:cs="Arial"/>
        </w:rPr>
      </w:pPr>
      <w:r>
        <w:rPr>
          <w:rFonts w:cs="Arial"/>
        </w:rPr>
      </w:r>
    </w:p>
    <w:p>
      <w:pPr>
        <w:pStyle w:val="Normal"/>
        <w:pBdr>
          <w:top w:val="single" w:sz="4" w:space="1" w:color="000000"/>
          <w:left w:val="single" w:sz="4" w:space="4" w:color="000000"/>
          <w:bottom w:val="single" w:sz="4" w:space="1" w:color="000000"/>
          <w:right w:val="single" w:sz="4" w:space="4" w:color="000000"/>
        </w:pBdr>
        <w:rPr/>
      </w:pPr>
      <w:r>
        <w:rPr/>
        <w:t>Le cas échéant, si le délai d’exécution est un critère d’attribution du marché, indiquer le mode de calcul des amendes.</w:t>
      </w:r>
    </w:p>
    <w:p>
      <w:pPr>
        <w:pStyle w:val="Normal"/>
        <w:rPr/>
      </w:pPr>
      <w:r>
        <w:rPr/>
      </w:r>
    </w:p>
    <w:p>
      <w:pPr>
        <w:pStyle w:val="CSCTitre3"/>
        <w:outlineLvl w:val="2"/>
        <w:rPr>
          <w:rFonts w:cs="Arial"/>
        </w:rPr>
      </w:pPr>
      <w:bookmarkStart w:id="72" w:name="__RefHeading___Toc517076218"/>
      <w:bookmarkEnd w:id="72"/>
      <w:r>
        <w:rPr>
          <w:rFonts w:cs="Arial"/>
        </w:rPr>
        <w:t>ARTICLE 86 § 5: Amendes pour retard</w:t>
      </w:r>
    </w:p>
    <w:p>
      <w:pPr>
        <w:pStyle w:val="Normal"/>
        <w:rPr>
          <w:rFonts w:cs="Arial"/>
          <w:b/>
          <w:u w:val="single"/>
        </w:rPr>
      </w:pPr>
      <w:r>
        <w:rPr>
          <w:rFonts w:cs="Arial"/>
          <w:b/>
          <w:u w:val="single"/>
        </w:rPr>
      </w:r>
    </w:p>
    <w:p>
      <w:pPr>
        <w:pStyle w:val="Normal"/>
        <w:pBdr>
          <w:top w:val="single" w:sz="4" w:space="1" w:color="000000"/>
          <w:left w:val="single" w:sz="4" w:space="4" w:color="000000"/>
          <w:bottom w:val="single" w:sz="4" w:space="1" w:color="000000"/>
          <w:right w:val="single" w:sz="4" w:space="4" w:color="000000"/>
        </w:pBdr>
        <w:rPr>
          <w:b/>
        </w:rPr>
      </w:pPr>
      <w:r>
        <w:rPr/>
        <w:t>Si les documents du marché fixent des délais partiels sans fixer de parties ou de phases ayant leur montant propre et auxquelles ces délais sont attachés, il y a lieu d'indiquer si ces délais partiels sont de rigueur.</w:t>
      </w:r>
    </w:p>
    <w:p>
      <w:pPr>
        <w:pStyle w:val="Normal"/>
        <w:rPr>
          <w:b/>
          <w:i/>
        </w:rPr>
      </w:pPr>
      <w:r>
        <w:rPr>
          <w:b/>
          <w:i/>
        </w:rPr>
      </w:r>
    </w:p>
    <w:p>
      <w:pPr>
        <w:pStyle w:val="Normal"/>
        <w:rPr/>
      </w:pPr>
      <w:r>
        <w:rPr>
          <w:i/>
        </w:rPr>
        <w:t>Dans l’hypothèse de délais partiels de rigueur, il est possible de prévoir des amendes particulières à déterminer dans les documents du marché. A défaut, la formule prévue à l’article 86§1</w:t>
      </w:r>
      <w:r>
        <w:rPr>
          <w:i/>
          <w:vertAlign w:val="superscript"/>
        </w:rPr>
        <w:t>er</w:t>
      </w:r>
      <w:r>
        <w:rPr>
          <w:i/>
        </w:rPr>
        <w:t xml:space="preserve"> et §5 de l’AR du 14 janvier 2013 s’applique.</w:t>
      </w:r>
    </w:p>
    <w:p>
      <w:pPr>
        <w:pStyle w:val="Normal"/>
        <w:rPr>
          <w:i/>
        </w:rPr>
      </w:pPr>
      <w:r>
        <w:rPr>
          <w:i/>
        </w:rPr>
      </w:r>
    </w:p>
    <w:p>
      <w:pPr>
        <w:pStyle w:val="CSCTitre3"/>
        <w:outlineLvl w:val="2"/>
        <w:rPr>
          <w:rFonts w:cs="Arial"/>
        </w:rPr>
      </w:pPr>
      <w:bookmarkStart w:id="73" w:name="__RefHeading___Toc517076219"/>
      <w:bookmarkEnd w:id="73"/>
      <w:r>
        <w:rPr>
          <w:rFonts w:cs="Arial"/>
        </w:rPr>
        <w:t>ARTICLE 92 § 2: Réceptions et garantie</w:t>
      </w:r>
    </w:p>
    <w:p>
      <w:pPr>
        <w:pStyle w:val="Normal"/>
        <w:rPr>
          <w:rFonts w:cs="Arial"/>
          <w:b/>
          <w:u w:val="single"/>
        </w:rPr>
      </w:pPr>
      <w:r>
        <w:rPr>
          <w:rFonts w:cs="Arial"/>
          <w:b/>
          <w:u w:val="single"/>
        </w:rPr>
      </w:r>
    </w:p>
    <w:p>
      <w:pPr>
        <w:pStyle w:val="Normal"/>
        <w:pBdr>
          <w:top w:val="single" w:sz="4" w:space="1" w:color="000000"/>
          <w:left w:val="single" w:sz="4" w:space="1" w:color="000000"/>
          <w:bottom w:val="single" w:sz="4" w:space="1" w:color="000000"/>
          <w:right w:val="single" w:sz="4" w:space="1" w:color="000000"/>
        </w:pBdr>
        <w:spacing w:lineRule="atLeast" w:line="300"/>
        <w:rPr/>
      </w:pPr>
      <w:r>
        <w:rPr/>
        <w:t>Le cas échéant, définir et motiver des délais de garantie de durées inférieures ou supérieures à celles prévues à l’article 92 §2 alinéa 4 du chapitre A du CCT QUALIROUTES.</w:t>
      </w:r>
    </w:p>
    <w:p>
      <w:pPr>
        <w:pStyle w:val="Normal"/>
        <w:rPr/>
      </w:pPr>
      <w:r>
        <w:rPr/>
      </w:r>
    </w:p>
    <w:p>
      <w:pPr>
        <w:pStyle w:val="CSCTitre3"/>
        <w:outlineLvl w:val="2"/>
        <w:rPr>
          <w:rFonts w:cs="Arial"/>
        </w:rPr>
      </w:pPr>
      <w:bookmarkStart w:id="74" w:name="__RefHeading___Toc517076220"/>
      <w:bookmarkEnd w:id="74"/>
      <w:r>
        <w:rPr>
          <w:rFonts w:cs="Arial"/>
        </w:rPr>
        <w:t>ARTICLE 95: Paiements</w:t>
      </w:r>
    </w:p>
    <w:p>
      <w:pPr>
        <w:pStyle w:val="Normal"/>
        <w:tabs>
          <w:tab w:val="clear" w:pos="4536"/>
        </w:tabs>
        <w:autoSpaceDE w:val="false"/>
        <w:spacing w:lineRule="auto" w:line="240"/>
        <w:rPr>
          <w:rFonts w:eastAsia="Calibri" w:cs="Arial"/>
          <w:szCs w:val="24"/>
          <w:lang w:val="fr-BE" w:eastAsia="en-US"/>
        </w:rPr>
      </w:pPr>
      <w:r>
        <w:rPr>
          <w:rFonts w:eastAsia="Calibri" w:cs="Arial"/>
          <w:szCs w:val="24"/>
          <w:lang w:val="fr-BE" w:eastAsia="en-US"/>
        </w:rPr>
      </w:r>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autoSpaceDE w:val="false"/>
        <w:spacing w:lineRule="auto" w:line="240"/>
        <w:rPr/>
      </w:pPr>
      <w:r>
        <w:rPr>
          <w:rFonts w:eastAsia="Calibri"/>
          <w:szCs w:val="24"/>
          <w:lang w:val="fr-BE" w:eastAsia="en-US"/>
        </w:rPr>
        <w:t>Indiquer les modalités d’introduction des déclarations de créance et des factures.</w:t>
      </w:r>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autoSpaceDE w:val="false"/>
        <w:spacing w:lineRule="auto" w:line="240"/>
        <w:rPr>
          <w:rFonts w:eastAsia="Calibri"/>
          <w:szCs w:val="24"/>
          <w:lang w:val="fr-BE" w:eastAsia="en-US"/>
        </w:rPr>
      </w:pPr>
      <w:r>
        <w:rPr>
          <w:rFonts w:eastAsia="Calibri"/>
          <w:szCs w:val="24"/>
          <w:lang w:val="fr-BE" w:eastAsia="en-US"/>
        </w:rPr>
      </w:r>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autoSpaceDE w:val="false"/>
        <w:spacing w:lineRule="auto" w:line="240"/>
        <w:rPr/>
      </w:pPr>
      <w:r>
        <w:rPr>
          <w:rFonts w:eastAsia="Calibri"/>
          <w:szCs w:val="24"/>
          <w:lang w:val="fr-BE" w:eastAsia="en-US"/>
        </w:rPr>
        <w:t>Pour les marchés passés par la Région wallonne, indiquer les nouvelles exigences comptables en matière de facturation qui s’appliquent à partir du 1</w:t>
      </w:r>
      <w:r>
        <w:rPr>
          <w:rFonts w:eastAsia="Calibri"/>
          <w:szCs w:val="24"/>
          <w:vertAlign w:val="superscript"/>
          <w:lang w:val="fr-BE" w:eastAsia="en-US"/>
        </w:rPr>
        <w:t>er</w:t>
      </w:r>
      <w:r>
        <w:rPr>
          <w:rFonts w:eastAsia="Calibri"/>
          <w:szCs w:val="24"/>
          <w:lang w:val="fr-BE" w:eastAsia="en-US"/>
        </w:rPr>
        <w:t xml:space="preserve"> janvier 2022.</w:t>
      </w:r>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autoSpaceDE w:val="false"/>
        <w:spacing w:lineRule="auto" w:line="240"/>
        <w:rPr>
          <w:rFonts w:eastAsia="Calibri"/>
          <w:szCs w:val="24"/>
          <w:lang w:val="fr-BE" w:eastAsia="en-US"/>
        </w:rPr>
      </w:pPr>
      <w:r>
        <w:rPr>
          <w:rFonts w:eastAsia="Calibri"/>
          <w:szCs w:val="24"/>
          <w:lang w:val="fr-BE" w:eastAsia="en-US"/>
        </w:rPr>
      </w:r>
    </w:p>
    <w:p>
      <w:pPr>
        <w:pStyle w:val="Normal"/>
        <w:pBdr>
          <w:top w:val="single" w:sz="4" w:space="1" w:color="000000"/>
          <w:left w:val="single" w:sz="4" w:space="4" w:color="000000"/>
          <w:bottom w:val="single" w:sz="4" w:space="1" w:color="000000"/>
          <w:right w:val="single" w:sz="4" w:space="4" w:color="000000"/>
        </w:pBdr>
        <w:tabs>
          <w:tab w:val="left" w:pos="708" w:leader="none"/>
          <w:tab w:val="left" w:pos="4536" w:leader="none"/>
        </w:tabs>
        <w:spacing w:lineRule="auto" w:line="240" w:before="0" w:after="120"/>
        <w:rPr>
          <w:rFonts w:eastAsia="Calibri"/>
          <w:szCs w:val="24"/>
          <w:lang w:val="fr-BE" w:eastAsia="en-US"/>
        </w:rPr>
      </w:pPr>
      <w:r>
        <w:rPr>
          <w:rFonts w:eastAsia="Calibri"/>
          <w:szCs w:val="24"/>
          <w:lang w:val="fr-BE" w:eastAsia="en-US"/>
        </w:rPr>
        <w:t>Indiquer, outre les modalités d’introduction des déclarations de créance et des factures en version papier, les modalités d’introduction des factures électroniques.</w:t>
      </w:r>
      <w:r>
        <w:br w:type="page"/>
      </w:r>
    </w:p>
    <w:p>
      <w:pPr>
        <w:pStyle w:val="Normal"/>
        <w:rPr>
          <w:rFonts w:eastAsia="Calibri"/>
          <w:b/>
          <w:szCs w:val="24"/>
          <w:lang w:val="fr-BE" w:eastAsia="en-US"/>
        </w:rPr>
      </w:pPr>
      <w:r>
        <w:rPr>
          <w:rFonts w:eastAsia="Calibri"/>
          <w:b/>
          <w:szCs w:val="24"/>
          <w:lang w:val="fr-BE" w:eastAsia="en-US"/>
        </w:rPr>
        <w:t>Annexe 1</w:t>
      </w:r>
    </w:p>
    <w:p>
      <w:pPr>
        <w:pStyle w:val="Normal"/>
        <w:rPr>
          <w:rFonts w:eastAsia="Calibri"/>
          <w:b/>
          <w:szCs w:val="24"/>
          <w:highlight w:val="green"/>
          <w:lang w:val="fr-BE" w:eastAsia="en-US"/>
        </w:rPr>
      </w:pPr>
      <w:r>
        <w:rPr>
          <w:rFonts w:eastAsia="Calibri"/>
          <w:b/>
          <w:szCs w:val="24"/>
          <w:highlight w:val="green"/>
          <w:lang w:val="fr-BE" w:eastAsia="en-US"/>
        </w:rPr>
      </w:r>
    </w:p>
    <w:p>
      <w:pPr>
        <w:pStyle w:val="Normal"/>
        <w:pBdr>
          <w:top w:val="single" w:sz="12" w:space="1" w:color="000000"/>
          <w:left w:val="single" w:sz="12" w:space="4" w:color="000000"/>
          <w:bottom w:val="single" w:sz="12" w:space="1" w:color="000000"/>
          <w:right w:val="single" w:sz="12" w:space="4" w:color="000000"/>
        </w:pBdr>
        <w:spacing w:lineRule="auto" w:line="240"/>
        <w:jc w:val="center"/>
        <w:rPr>
          <w:b/>
          <w:sz w:val="28"/>
          <w:szCs w:val="28"/>
          <w:lang w:val="fr-BE"/>
        </w:rPr>
      </w:pPr>
      <w:r>
        <w:rPr>
          <w:b/>
          <w:sz w:val="28"/>
          <w:szCs w:val="28"/>
          <w:lang w:val="fr-BE"/>
        </w:rPr>
        <w:t xml:space="preserve">ANNEXE  AU CAHIER SPECIAL DES CHARGES </w:t>
      </w:r>
    </w:p>
    <w:p>
      <w:pPr>
        <w:pStyle w:val="Normal"/>
        <w:pBdr>
          <w:top w:val="single" w:sz="12" w:space="1" w:color="000000"/>
          <w:left w:val="single" w:sz="12" w:space="4" w:color="000000"/>
          <w:bottom w:val="single" w:sz="12" w:space="1" w:color="000000"/>
          <w:right w:val="single" w:sz="12" w:space="4" w:color="000000"/>
        </w:pBdr>
        <w:spacing w:lineRule="auto" w:line="240"/>
        <w:jc w:val="center"/>
        <w:rPr>
          <w:b/>
          <w:sz w:val="28"/>
          <w:szCs w:val="28"/>
          <w:u w:val="single"/>
          <w:lang w:val="fr-BE"/>
        </w:rPr>
      </w:pPr>
      <w:r>
        <w:rPr>
          <w:b/>
          <w:sz w:val="28"/>
          <w:szCs w:val="28"/>
          <w:u w:val="single"/>
          <w:lang w:val="fr-BE"/>
        </w:rPr>
      </w:r>
    </w:p>
    <w:p>
      <w:pPr>
        <w:pStyle w:val="Normal"/>
        <w:pBdr>
          <w:top w:val="single" w:sz="12" w:space="1" w:color="000000"/>
          <w:left w:val="single" w:sz="12" w:space="4" w:color="000000"/>
          <w:bottom w:val="single" w:sz="12" w:space="1" w:color="000000"/>
          <w:right w:val="single" w:sz="12" w:space="4" w:color="000000"/>
        </w:pBdr>
        <w:spacing w:lineRule="auto" w:line="240"/>
        <w:jc w:val="center"/>
        <w:rPr>
          <w:b/>
          <w:sz w:val="28"/>
          <w:szCs w:val="28"/>
          <w:lang w:val="fr-BE"/>
        </w:rPr>
      </w:pPr>
      <w:r>
        <w:rPr>
          <w:b/>
          <w:sz w:val="28"/>
          <w:szCs w:val="28"/>
          <w:lang w:val="fr-BE"/>
        </w:rPr>
        <w:t xml:space="preserve">Acte d’engagement du pouvoir adjudicateur </w:t>
        <w:br/>
        <w:t xml:space="preserve">pour promouvoir une concurrence loyale </w:t>
      </w:r>
    </w:p>
    <w:p>
      <w:pPr>
        <w:pStyle w:val="Normal"/>
        <w:pBdr>
          <w:top w:val="single" w:sz="12" w:space="1" w:color="000000"/>
          <w:left w:val="single" w:sz="12" w:space="4" w:color="000000"/>
          <w:bottom w:val="single" w:sz="12" w:space="1" w:color="000000"/>
          <w:right w:val="single" w:sz="12" w:space="4" w:color="000000"/>
        </w:pBdr>
        <w:spacing w:lineRule="auto" w:line="240"/>
        <w:jc w:val="center"/>
        <w:rPr/>
      </w:pPr>
      <w:r>
        <w:rPr>
          <w:b/>
          <w:sz w:val="28"/>
          <w:szCs w:val="28"/>
          <w:lang w:val="fr-BE"/>
        </w:rPr>
        <w:t>et lutter contre le dumping social</w:t>
        <w:br/>
        <w:t xml:space="preserve">(marchés publics de travaux) </w:t>
      </w:r>
    </w:p>
    <w:p>
      <w:pPr>
        <w:pStyle w:val="Normal"/>
        <w:pBdr>
          <w:top w:val="single" w:sz="12" w:space="1" w:color="000000"/>
          <w:left w:val="single" w:sz="12" w:space="4" w:color="000000"/>
          <w:bottom w:val="single" w:sz="12" w:space="1" w:color="000000"/>
          <w:right w:val="single" w:sz="12" w:space="4" w:color="000000"/>
        </w:pBdr>
        <w:spacing w:lineRule="auto" w:line="240"/>
        <w:jc w:val="center"/>
        <w:rPr>
          <w:b/>
          <w:sz w:val="28"/>
          <w:szCs w:val="28"/>
          <w:lang w:val="fr-BE"/>
        </w:rPr>
      </w:pPr>
      <w:r>
        <w:rPr>
          <w:b/>
          <w:sz w:val="28"/>
          <w:szCs w:val="28"/>
          <w:lang w:val="fr-BE"/>
        </w:rPr>
      </w:r>
    </w:p>
    <w:p>
      <w:pPr>
        <w:pStyle w:val="Normal"/>
        <w:spacing w:lineRule="auto" w:line="240"/>
        <w:rPr>
          <w:sz w:val="28"/>
          <w:szCs w:val="28"/>
          <w:lang w:val="fr-BE"/>
        </w:rPr>
      </w:pPr>
      <w:r>
        <w:rPr>
          <w:sz w:val="28"/>
          <w:szCs w:val="28"/>
          <w:lang w:val="fr-BE"/>
        </w:rPr>
      </w:r>
    </w:p>
    <w:p>
      <w:pPr>
        <w:pStyle w:val="Normal"/>
        <w:spacing w:before="144" w:after="144"/>
        <w:rPr/>
      </w:pPr>
      <w:r>
        <w:rPr/>
        <w:t xml:space="preserve">Identification du pouvoir adjudicateur: </w:t>
      </w:r>
    </w:p>
    <w:p>
      <w:pPr>
        <w:pStyle w:val="Normal"/>
        <w:spacing w:before="144" w:after="144"/>
        <w:rPr/>
      </w:pPr>
      <w:r>
        <w:rPr/>
        <w:t>………………………………………………………………………………………………………………………………………………………………………………………………………………………………………………………</w:t>
      </w:r>
      <w:r>
        <w:rPr/>
        <w:t>....………………………………………………………………………………………………………………………………………………</w:t>
      </w:r>
    </w:p>
    <w:p>
      <w:pPr>
        <w:pStyle w:val="Normal"/>
        <w:spacing w:before="144" w:after="144"/>
        <w:rPr/>
      </w:pPr>
      <w:r>
        <w:rPr/>
      </w:r>
    </w:p>
    <w:p>
      <w:pPr>
        <w:pStyle w:val="Normal"/>
        <w:spacing w:before="144" w:after="144"/>
        <w:rPr/>
      </w:pPr>
      <w:r>
        <w:rPr/>
        <w:t>Identification du marché:</w:t>
      </w:r>
    </w:p>
    <w:p>
      <w:pPr>
        <w:pStyle w:val="Normal"/>
        <w:spacing w:before="144" w:after="144"/>
        <w:rPr/>
      </w:pPr>
      <w:r>
        <w:rPr/>
        <w:t>…</w:t>
      </w:r>
      <w:r>
        <w:rPr/>
        <w:t>.……………………….…………………………………………………………………………………………………………………………………………………………………………………………………………………………………………………....…………………………………………………………………………………………………………………………</w:t>
      </w:r>
    </w:p>
    <w:p>
      <w:pPr>
        <w:pStyle w:val="Normal"/>
        <w:spacing w:before="144" w:after="144"/>
        <w:rPr/>
      </w:pPr>
      <w:r>
        <w:rPr/>
      </w:r>
    </w:p>
    <w:p>
      <w:pPr>
        <w:pStyle w:val="Normal"/>
        <w:spacing w:before="144" w:after="144"/>
        <w:rPr/>
      </w:pPr>
      <w:r>
        <w:rPr/>
        <w:t xml:space="preserve">Le pouvoir adjudicateur s’engage à mener les actions suivantes, en vue de promouvoir une concurrence loyale: </w:t>
      </w:r>
    </w:p>
    <w:p>
      <w:pPr>
        <w:pStyle w:val="Normal"/>
        <w:pBdr>
          <w:top w:val="single" w:sz="4" w:space="1" w:color="000000"/>
          <w:left w:val="single" w:sz="4" w:space="4" w:color="000000"/>
          <w:bottom w:val="single" w:sz="4" w:space="1" w:color="000000"/>
          <w:right w:val="single" w:sz="4" w:space="4" w:color="000000"/>
        </w:pBdr>
        <w:rPr>
          <w:b/>
          <w:i/>
          <w:color w:val="4F81BD"/>
        </w:rPr>
      </w:pPr>
      <w:r>
        <w:rPr>
          <w:b/>
          <w:i/>
          <w:color w:val="4F81BD"/>
        </w:rPr>
        <w:t>Lors de l’analyse des offres</w:t>
      </w:r>
    </w:p>
    <w:p>
      <w:pPr>
        <w:pStyle w:val="Normal"/>
        <w:rPr>
          <w:b/>
          <w:i/>
          <w:color w:val="4F81BD"/>
        </w:rPr>
      </w:pPr>
      <w:r>
        <w:rPr>
          <w:b/>
          <w:i/>
          <w:color w:val="4F81BD"/>
        </w:rPr>
      </w:r>
    </w:p>
    <w:p>
      <w:pPr>
        <w:pStyle w:val="Normal"/>
        <w:rPr>
          <w:b/>
          <w:i/>
          <w:color w:val="4F81BD"/>
        </w:rPr>
      </w:pPr>
      <w:r>
        <w:rPr>
          <w:b/>
          <w:i/>
          <w:color w:val="4F81BD"/>
        </w:rPr>
        <w:t>Vérifier la véracité de la déclaration sur l’honneur implicite ou du DUME selon laquelle le soumissionnaire ne se trouve dans aucun cas d’exclusion relatif aux conditions d’accès au marché:</w:t>
      </w:r>
    </w:p>
    <w:p>
      <w:pPr>
        <w:pStyle w:val="Normal"/>
        <w:rPr>
          <w:b/>
          <w:i/>
          <w:color w:val="4F81BD"/>
        </w:rPr>
      </w:pPr>
      <w:r>
        <w:rPr>
          <w:b/>
          <w:i/>
          <w:color w:val="4F81BD"/>
        </w:rPr>
      </w:r>
    </w:p>
    <w:p>
      <w:pPr>
        <w:pStyle w:val="Listepuces"/>
        <w:numPr>
          <w:ilvl w:val="0"/>
          <w:numId w:val="7"/>
        </w:numPr>
        <w:rPr/>
      </w:pPr>
      <w:r>
        <w:rPr/>
        <w:t>Dans les 20 jours suivant la séance d’ouverture des offres ou le moment ultime d’introduction des offres, vérifier que les soumissionnaires satisfont à leurs obligations de paiement de cotisations de sécurité sociale et à celles de paiement des dettes fiscales</w:t>
      </w:r>
    </w:p>
    <w:p>
      <w:pPr>
        <w:pStyle w:val="retraitpuce1"/>
        <w:rPr>
          <w:sz w:val="24"/>
          <w:szCs w:val="24"/>
        </w:rPr>
      </w:pPr>
      <w:r>
        <w:rPr>
          <w:sz w:val="24"/>
          <w:szCs w:val="24"/>
        </w:rPr>
        <w:t xml:space="preserve">→ </w:t>
      </w:r>
      <w:r>
        <w:rPr>
          <w:sz w:val="24"/>
          <w:szCs w:val="24"/>
        </w:rPr>
        <w:t>pour les soumissionnaires belges   vérifier via l’interface web TELEMARC</w:t>
      </w:r>
      <w:r>
        <w:rPr>
          <w:rStyle w:val="FootnoteCharacters"/>
          <w:rStyle w:val="FootnoteReference"/>
          <w:sz w:val="24"/>
          <w:szCs w:val="24"/>
        </w:rPr>
        <w:footnoteReference w:id="2"/>
      </w:r>
    </w:p>
    <w:p>
      <w:pPr>
        <w:pStyle w:val="retraitpuce1"/>
        <w:rPr>
          <w:sz w:val="24"/>
          <w:szCs w:val="24"/>
        </w:rPr>
      </w:pPr>
      <w:r>
        <w:rPr>
          <w:sz w:val="24"/>
          <w:szCs w:val="24"/>
        </w:rPr>
      </w:r>
    </w:p>
    <w:p>
      <w:pPr>
        <w:pStyle w:val="retraitpuce1"/>
        <w:rPr/>
      </w:pPr>
      <w:r>
        <w:rPr>
          <w:sz w:val="24"/>
          <w:szCs w:val="24"/>
        </w:rPr>
        <w:t xml:space="preserve">→ </w:t>
      </w:r>
      <w:r>
        <w:rPr>
          <w:sz w:val="24"/>
          <w:szCs w:val="24"/>
        </w:rPr>
        <w:t>pour les soumissionnaires étrangers: Si un DUME a été transmis, vérifier si une base de données est accessible en ligne</w:t>
      </w:r>
      <w:r>
        <w:rPr>
          <w:rStyle w:val="FootnoteCharacters"/>
          <w:rStyle w:val="FootnoteReference"/>
          <w:sz w:val="24"/>
          <w:szCs w:val="24"/>
        </w:rPr>
        <w:footnoteReference w:id="3"/>
      </w:r>
      <w:r>
        <w:rPr>
          <w:sz w:val="24"/>
          <w:szCs w:val="24"/>
        </w:rPr>
        <w:t>. A défaut ou si le DUME n’est pas d’application, demander une attestation délivrée par l’autorité compétente du pays dans lequel il est établi. Le caractère officiel de cette attestation peut être vérifié en consultant la base de données "e-certis" (</w:t>
      </w:r>
      <w:hyperlink r:id="rId12">
        <w:r>
          <w:rPr>
            <w:rStyle w:val="Hyperlink"/>
            <w:color w:val="000000"/>
            <w:sz w:val="24"/>
            <w:szCs w:val="24"/>
          </w:rPr>
          <w:t>https://ec.europa.eu/growth/tools-databases/ecertis/</w:t>
        </w:r>
      </w:hyperlink>
      <w:r>
        <w:rPr>
          <w:sz w:val="24"/>
          <w:szCs w:val="24"/>
        </w:rPr>
        <w:t>);</w:t>
      </w:r>
    </w:p>
    <w:p>
      <w:pPr>
        <w:pStyle w:val="Listepuces"/>
        <w:numPr>
          <w:ilvl w:val="0"/>
          <w:numId w:val="0"/>
        </w:numPr>
        <w:ind w:hanging="0" w:start="0"/>
        <w:rPr>
          <w:sz w:val="24"/>
          <w:szCs w:val="24"/>
          <w:lang w:val="fr-BE"/>
        </w:rPr>
      </w:pPr>
      <w:r>
        <w:rPr>
          <w:sz w:val="24"/>
          <w:szCs w:val="24"/>
          <w:lang w:val="fr-BE"/>
        </w:rPr>
      </w:r>
    </w:p>
    <w:p>
      <w:pPr>
        <w:pStyle w:val="Listepuces"/>
        <w:numPr>
          <w:ilvl w:val="0"/>
          <w:numId w:val="7"/>
        </w:numPr>
        <w:rPr/>
      </w:pPr>
      <w:r>
        <w:rPr/>
        <w:t>Avant de prendre la décision d’attribution, vérifier que l’adjudicataire pressenti ne se trouve pas en situation d’exclusion (art. 67, 68 et 69 de la Loi du 17.06.2016 et 59 à 74 de l’AR 18.04.2017)</w:t>
      </w:r>
    </w:p>
    <w:p>
      <w:pPr>
        <w:pStyle w:val="retraitpuce1"/>
        <w:rPr>
          <w:sz w:val="24"/>
          <w:szCs w:val="24"/>
        </w:rPr>
      </w:pPr>
      <w:r>
        <w:rPr>
          <w:sz w:val="24"/>
          <w:szCs w:val="24"/>
        </w:rPr>
        <w:t xml:space="preserve">→ </w:t>
      </w:r>
      <w:r>
        <w:rPr>
          <w:sz w:val="24"/>
          <w:szCs w:val="24"/>
        </w:rPr>
        <w:t>Vérifier que l’adjudicataire pressenti satisfait à ses obligations de paiement de cotisations de sécurité sociale et à celles de paiement des dettes fiscales (cf. ci-dessus)</w:t>
      </w:r>
    </w:p>
    <w:p>
      <w:pPr>
        <w:pStyle w:val="retraitpuce1"/>
        <w:rPr>
          <w:sz w:val="24"/>
          <w:szCs w:val="24"/>
        </w:rPr>
      </w:pPr>
      <w:r>
        <w:rPr>
          <w:sz w:val="24"/>
          <w:szCs w:val="24"/>
        </w:rPr>
        <w:t xml:space="preserve">→ </w:t>
      </w:r>
      <w:r>
        <w:rPr>
          <w:sz w:val="24"/>
          <w:szCs w:val="24"/>
        </w:rPr>
        <w:t>vérifier le casier judiciaire: réclamer à l’adjudicataire pressenti ledit document ou un document équivalent délivré par une autorité administrative ou judiciaire compétente</w:t>
      </w:r>
      <w:r>
        <w:rPr>
          <w:rStyle w:val="FootnoteCharacters"/>
          <w:rStyle w:val="FootnoteReference"/>
          <w:sz w:val="24"/>
          <w:szCs w:val="24"/>
        </w:rPr>
        <w:footnoteReference w:id="4"/>
      </w:r>
      <w:r>
        <w:rPr>
          <w:sz w:val="24"/>
          <w:szCs w:val="24"/>
        </w:rPr>
        <w:t xml:space="preserve">. </w:t>
      </w:r>
    </w:p>
    <w:p>
      <w:pPr>
        <w:pStyle w:val="retraitpuce1"/>
        <w:rPr>
          <w:sz w:val="24"/>
          <w:szCs w:val="24"/>
        </w:rPr>
      </w:pPr>
      <w:r>
        <w:rPr>
          <w:sz w:val="24"/>
          <w:szCs w:val="24"/>
        </w:rPr>
      </w:r>
    </w:p>
    <w:p>
      <w:pPr>
        <w:pStyle w:val="Normal"/>
        <w:rPr>
          <w:b/>
          <w:i/>
          <w:color w:val="4F81BD"/>
        </w:rPr>
      </w:pPr>
      <w:r>
        <w:rPr>
          <w:b/>
          <w:i/>
          <w:color w:val="4F81BD"/>
        </w:rPr>
        <w:t>Vérifier que les soumissionnaires retenus sur base du droit d’accès satisfont aux critères de sélection qualitative:</w:t>
      </w:r>
    </w:p>
    <w:p>
      <w:pPr>
        <w:pStyle w:val="Normal"/>
        <w:rPr>
          <w:b/>
          <w:i/>
          <w:color w:val="4F81BD"/>
        </w:rPr>
      </w:pPr>
      <w:r>
        <w:rPr>
          <w:b/>
          <w:i/>
          <w:color w:val="4F81BD"/>
        </w:rPr>
      </w:r>
    </w:p>
    <w:p>
      <w:pPr>
        <w:pStyle w:val="Listepuces"/>
        <w:numPr>
          <w:ilvl w:val="0"/>
          <w:numId w:val="7"/>
        </w:numPr>
        <w:rPr/>
      </w:pPr>
      <w:r>
        <w:rPr/>
        <w:t>Vérifier et apprécier les documents réclamés au titre de la sélection qualitative (hormis l’agréation d’entrepreneur);</w:t>
      </w:r>
    </w:p>
    <w:p>
      <w:pPr>
        <w:pStyle w:val="Listepuces"/>
        <w:numPr>
          <w:ilvl w:val="0"/>
          <w:numId w:val="7"/>
        </w:numPr>
        <w:rPr/>
      </w:pPr>
      <w:r>
        <w:rPr/>
        <w:t>Vérifier l’existence de l’attestation d’agréation requise:</w:t>
      </w:r>
    </w:p>
    <w:p>
      <w:pPr>
        <w:pStyle w:val="retraitpuce1"/>
        <w:rPr>
          <w:sz w:val="24"/>
          <w:szCs w:val="24"/>
        </w:rPr>
      </w:pPr>
      <w:r>
        <w:rPr>
          <w:sz w:val="24"/>
          <w:szCs w:val="24"/>
        </w:rPr>
        <w:t xml:space="preserve">→ </w:t>
      </w:r>
      <w:r>
        <w:rPr>
          <w:sz w:val="24"/>
          <w:szCs w:val="24"/>
        </w:rPr>
        <w:t xml:space="preserve">La vérification de l’agréation peut se faire via TELEMARC, </w:t>
      </w:r>
    </w:p>
    <w:p>
      <w:pPr>
        <w:pStyle w:val="retraitpuce1"/>
        <w:rPr>
          <w:sz w:val="24"/>
          <w:szCs w:val="24"/>
        </w:rPr>
      </w:pPr>
      <w:r>
        <w:rPr>
          <w:sz w:val="24"/>
          <w:szCs w:val="24"/>
        </w:rPr>
        <w:t xml:space="preserve">→ </w:t>
      </w:r>
      <w:r>
        <w:rPr>
          <w:sz w:val="24"/>
          <w:szCs w:val="24"/>
        </w:rPr>
        <w:t>Pour les soumissionnaires étrangers: si un DUME a été transmis, vérifier si une base de données est accessible en ligne</w:t>
      </w:r>
      <w:r>
        <w:rPr>
          <w:rStyle w:val="FootnoteCharacters"/>
          <w:rStyle w:val="FootnoteReference"/>
          <w:sz w:val="24"/>
          <w:szCs w:val="24"/>
        </w:rPr>
        <w:footnoteReference w:id="5"/>
      </w:r>
      <w:r>
        <w:rPr>
          <w:sz w:val="24"/>
          <w:szCs w:val="24"/>
        </w:rPr>
        <w:t>. A défaut ou si le DUME n’est pas d’application, la vérification se fait sur base d’un certificat délivré par l’organisme de certification compétent de l’état membre ou tout autre document de nature à établir l’équivalence de cette certification à l’agréation requise en sélection qualitative du présent cahier spécial des charges.</w:t>
      </w:r>
    </w:p>
    <w:p>
      <w:pPr>
        <w:pStyle w:val="retraitpuce1"/>
        <w:rPr>
          <w:sz w:val="24"/>
          <w:szCs w:val="24"/>
        </w:rPr>
      </w:pPr>
      <w:r>
        <w:rPr>
          <w:sz w:val="24"/>
          <w:szCs w:val="24"/>
        </w:rPr>
      </w:r>
    </w:p>
    <w:p>
      <w:pPr>
        <w:pStyle w:val="Normal"/>
        <w:rPr>
          <w:b/>
          <w:i/>
          <w:color w:val="4F81BD"/>
        </w:rPr>
      </w:pPr>
      <w:r>
        <w:rPr>
          <w:b/>
          <w:i/>
          <w:color w:val="4F81BD"/>
        </w:rPr>
        <w:t>Autres vérifications à effectuer:</w:t>
      </w:r>
    </w:p>
    <w:p>
      <w:pPr>
        <w:pStyle w:val="Normal"/>
        <w:rPr>
          <w:b/>
          <w:i/>
          <w:color w:val="4F81BD"/>
        </w:rPr>
      </w:pPr>
      <w:r>
        <w:rPr>
          <w:b/>
          <w:i/>
          <w:color w:val="4F81BD"/>
        </w:rPr>
      </w:r>
    </w:p>
    <w:p>
      <w:pPr>
        <w:pStyle w:val="Listepuces"/>
        <w:numPr>
          <w:ilvl w:val="0"/>
          <w:numId w:val="7"/>
        </w:numPr>
        <w:rPr/>
      </w:pPr>
      <w:r>
        <w:rPr/>
        <w:t>Vérifier que le soumissionnaire qui entend faire appel à la capacité d’un tiers a fourni un engagement écrit de cette entité de mettre ses moyens à la disposition du soumissionnaire pour le marché concerné (ou autre preuve). Dans ce cas, vérifier que les entités tierces ne se trouvent dans aucun cas d’exclusion relatif aux conditions d’accès au marché; </w:t>
      </w:r>
    </w:p>
    <w:p>
      <w:pPr>
        <w:pStyle w:val="Listepuces"/>
        <w:numPr>
          <w:ilvl w:val="0"/>
          <w:numId w:val="7"/>
        </w:numPr>
        <w:rPr/>
      </w:pPr>
      <w:r>
        <w:rPr/>
        <w:t xml:space="preserve">En cas de travaux de désamiantage simple, vérifier que les travailleurs affectés à ce travail sont titulaires d’un certificat de formation adéquat et, le cas échéant, d’un recyclage; </w:t>
      </w:r>
    </w:p>
    <w:p>
      <w:pPr>
        <w:pStyle w:val="Listepuces"/>
        <w:numPr>
          <w:ilvl w:val="0"/>
          <w:numId w:val="7"/>
        </w:numPr>
        <w:rPr/>
      </w:pPr>
      <w:r>
        <w:rPr/>
        <w:t xml:space="preserve">En cas de travaux de désamiantage, vérifier que l’entrepreneur qui exécutera les travaux dispose d’un agrément du SPF Emploi, Travail et Concertation sociale (pas d’équivalence autorisée), via le site </w:t>
      </w:r>
      <w:hyperlink r:id="rId13">
        <w:r>
          <w:rPr>
            <w:rStyle w:val="Hyperlink"/>
            <w:color w:val="000000"/>
            <w:sz w:val="24"/>
          </w:rPr>
          <w:t>http://www.emploi.belgique.be/liste_enleveurs_amiante.aspx</w:t>
        </w:r>
      </w:hyperlink>
      <w:r>
        <w:rPr/>
        <w:t xml:space="preserve">. </w:t>
      </w:r>
    </w:p>
    <w:p>
      <w:pPr>
        <w:pStyle w:val="Normal"/>
        <w:rPr>
          <w:b/>
          <w:i/>
          <w:color w:val="4F81BD"/>
        </w:rPr>
      </w:pPr>
      <w:r>
        <w:rPr>
          <w:b/>
          <w:i/>
          <w:color w:val="4F81BD"/>
        </w:rPr>
        <w:t xml:space="preserve">Examen de la régularité de l’offre: </w:t>
      </w:r>
    </w:p>
    <w:p>
      <w:pPr>
        <w:pStyle w:val="Normal"/>
        <w:rPr>
          <w:b/>
          <w:i/>
          <w:color w:val="4F81BD"/>
        </w:rPr>
      </w:pPr>
      <w:r>
        <w:rPr>
          <w:b/>
          <w:i/>
          <w:color w:val="4F81BD"/>
        </w:rPr>
      </w:r>
    </w:p>
    <w:p>
      <w:pPr>
        <w:pStyle w:val="Listepuces"/>
        <w:numPr>
          <w:ilvl w:val="0"/>
          <w:numId w:val="7"/>
        </w:numPr>
        <w:rPr/>
      </w:pPr>
      <w:r>
        <w:rPr/>
        <w:t xml:space="preserve">Vérifier que les soumissionnaires ressortissant de la CP 124 (Commission Paritaire construction) ont joint à leur offre la "déclaration des entrepreneurs pour une concurrence loyale et contre le dumping social", complétée et signée; </w:t>
      </w:r>
    </w:p>
    <w:p>
      <w:pPr>
        <w:pStyle w:val="Listepuces"/>
        <w:numPr>
          <w:ilvl w:val="0"/>
          <w:numId w:val="7"/>
        </w:numPr>
        <w:rPr/>
      </w:pPr>
      <w:r>
        <w:rPr/>
        <w:t>Vérifier que le soumissionnaire a indiqué la part du marché qu’il a l’intention de sous-traiter à des tiers ainsi que les sous-traitants potentiels;</w:t>
      </w:r>
    </w:p>
    <w:p>
      <w:pPr>
        <w:pStyle w:val="Listepuces"/>
        <w:numPr>
          <w:ilvl w:val="0"/>
          <w:numId w:val="7"/>
        </w:numPr>
        <w:rPr/>
      </w:pPr>
      <w:r>
        <w:rPr/>
        <w:t>Vérifier que l’offre et ses annexes ont été transmis dans la langue du marché;</w:t>
      </w:r>
    </w:p>
    <w:p>
      <w:pPr>
        <w:pStyle w:val="Listepuces"/>
        <w:numPr>
          <w:ilvl w:val="0"/>
          <w:numId w:val="7"/>
        </w:numPr>
        <w:rPr/>
      </w:pPr>
      <w:r>
        <w:rPr/>
        <w:t>Procéder à la vérification des prix, en particulier pour les postes à forte intensité de main-d’œuvre et les postes de sécurité, en demandant les devis des sous-traitants et/ou la part du marché que le soumissionnaire entend confier à des travailleurs détachés si nécessaire.</w:t>
      </w:r>
    </w:p>
    <w:p>
      <w:pPr>
        <w:pStyle w:val="retraitpuce1"/>
        <w:rPr/>
      </w:pPr>
      <w:r>
        <w:rPr>
          <w:szCs w:val="24"/>
        </w:rPr>
        <w:t xml:space="preserve">Les postes à forte intensité de main-d’œuvre dans le secteur du bâtiment sont notamment: </w:t>
      </w:r>
    </w:p>
    <w:p>
      <w:pPr>
        <w:pStyle w:val="Listepuces2"/>
        <w:numPr>
          <w:ilvl w:val="0"/>
          <w:numId w:val="2"/>
        </w:numPr>
        <w:spacing w:before="144" w:after="144"/>
        <w:contextualSpacing/>
        <w:rPr>
          <w:rFonts w:ascii="Arial" w:hAnsi="Arial" w:cs="Arial"/>
        </w:rPr>
      </w:pPr>
      <w:r>
        <w:rPr>
          <w:rFonts w:cs="Arial" w:ascii="Arial" w:hAnsi="Arial"/>
        </w:rPr>
        <w:t>Les travaux de terrassement / fondations (tome 1 du CCTB)</w:t>
      </w:r>
    </w:p>
    <w:p>
      <w:pPr>
        <w:pStyle w:val="Listepuces2"/>
        <w:numPr>
          <w:ilvl w:val="0"/>
          <w:numId w:val="2"/>
        </w:numPr>
        <w:spacing w:before="144" w:after="144"/>
        <w:contextualSpacing/>
        <w:rPr>
          <w:rFonts w:ascii="Arial" w:hAnsi="Arial" w:cs="Arial"/>
        </w:rPr>
      </w:pPr>
      <w:r>
        <w:rPr>
          <w:rFonts w:cs="Arial" w:ascii="Arial" w:hAnsi="Arial"/>
        </w:rPr>
        <w:t>Les travaux de structure (maçonnerie, béton, acier, bois) (tome 2 du CCTB)</w:t>
      </w:r>
    </w:p>
    <w:p>
      <w:pPr>
        <w:pStyle w:val="Listepuces2"/>
        <w:numPr>
          <w:ilvl w:val="0"/>
          <w:numId w:val="2"/>
        </w:numPr>
        <w:spacing w:before="144" w:after="144"/>
        <w:contextualSpacing/>
        <w:rPr>
          <w:rFonts w:ascii="Arial" w:hAnsi="Arial" w:cs="Arial"/>
        </w:rPr>
      </w:pPr>
      <w:r>
        <w:rPr>
          <w:rFonts w:cs="Arial" w:ascii="Arial" w:hAnsi="Arial"/>
        </w:rPr>
        <w:t>Les travaux de toiture (tome 3 du CCTB), à l’exception des éléments en préfabriqué</w:t>
      </w:r>
    </w:p>
    <w:p>
      <w:pPr>
        <w:pStyle w:val="Listepuces2"/>
        <w:numPr>
          <w:ilvl w:val="0"/>
          <w:numId w:val="2"/>
        </w:numPr>
        <w:spacing w:before="144" w:after="144"/>
        <w:contextualSpacing/>
        <w:rPr>
          <w:rFonts w:ascii="Arial" w:hAnsi="Arial" w:cs="Arial"/>
        </w:rPr>
      </w:pPr>
      <w:r>
        <w:rPr>
          <w:rFonts w:cs="Arial" w:ascii="Arial" w:hAnsi="Arial"/>
        </w:rPr>
        <w:t>Les travaux de parachèvement (en particulier murs et plafonds) (tome 5 du CCTB)</w:t>
      </w:r>
    </w:p>
    <w:p>
      <w:pPr>
        <w:pStyle w:val="Listepuces2"/>
        <w:numPr>
          <w:ilvl w:val="0"/>
          <w:numId w:val="2"/>
        </w:numPr>
        <w:spacing w:before="144" w:after="144"/>
        <w:contextualSpacing/>
        <w:rPr>
          <w:rFonts w:ascii="Arial" w:hAnsi="Arial" w:cs="Arial"/>
        </w:rPr>
      </w:pPr>
      <w:r>
        <w:rPr>
          <w:rFonts w:cs="Arial" w:ascii="Arial" w:hAnsi="Arial"/>
        </w:rPr>
        <w:t>Les travaux d’électricité (tome 7 du CCTB)</w:t>
      </w:r>
    </w:p>
    <w:p>
      <w:pPr>
        <w:pStyle w:val="Listepuces2"/>
        <w:numPr>
          <w:ilvl w:val="0"/>
          <w:numId w:val="2"/>
        </w:numPr>
        <w:spacing w:before="144" w:after="144"/>
        <w:contextualSpacing/>
        <w:rPr>
          <w:rFonts w:ascii="Arial" w:hAnsi="Arial" w:cs="Arial"/>
        </w:rPr>
      </w:pPr>
      <w:r>
        <w:rPr>
          <w:rFonts w:cs="Arial" w:ascii="Arial" w:hAnsi="Arial"/>
        </w:rPr>
        <w:t>Les travaux de peinture et de traitement de surfaces (tome 8 du CCTB)</w:t>
      </w:r>
    </w:p>
    <w:p>
      <w:pPr>
        <w:pStyle w:val="Listepuces2"/>
        <w:numPr>
          <w:ilvl w:val="0"/>
          <w:numId w:val="2"/>
        </w:numPr>
        <w:spacing w:before="144" w:after="144"/>
        <w:contextualSpacing/>
        <w:rPr>
          <w:rFonts w:ascii="Arial" w:hAnsi="Arial" w:cs="Arial"/>
        </w:rPr>
      </w:pPr>
      <w:r>
        <w:rPr>
          <w:rFonts w:cs="Arial" w:ascii="Arial" w:hAnsi="Arial"/>
        </w:rPr>
        <w:t>Les abords, en particulier les plantations, clôtures, équipements extérieurs et l’entretien (tome 9 du CCTB).</w:t>
      </w:r>
    </w:p>
    <w:p>
      <w:pPr>
        <w:pStyle w:val="retraitpuce1"/>
        <w:rPr/>
      </w:pPr>
      <w:r>
        <w:rPr>
          <w:szCs w:val="24"/>
        </w:rPr>
        <w:t xml:space="preserve">Les postes à forte intensité de main-d’œuvre dans les travaux de voiries sont notamment: </w:t>
      </w:r>
    </w:p>
    <w:p>
      <w:pPr>
        <w:pStyle w:val="Listepuces2"/>
        <w:numPr>
          <w:ilvl w:val="0"/>
          <w:numId w:val="2"/>
        </w:numPr>
        <w:spacing w:before="144" w:after="144"/>
        <w:contextualSpacing/>
        <w:rPr>
          <w:rFonts w:ascii="Arial" w:hAnsi="Arial" w:cs="Arial"/>
        </w:rPr>
      </w:pPr>
      <w:r>
        <w:rPr>
          <w:rFonts w:cs="Arial" w:ascii="Arial" w:hAnsi="Arial"/>
        </w:rPr>
        <w:t>La pose de pavés</w:t>
      </w:r>
    </w:p>
    <w:p>
      <w:pPr>
        <w:pStyle w:val="Listepuces2"/>
        <w:numPr>
          <w:ilvl w:val="0"/>
          <w:numId w:val="2"/>
        </w:numPr>
        <w:spacing w:before="144" w:after="144"/>
        <w:contextualSpacing/>
        <w:rPr>
          <w:rFonts w:ascii="Arial" w:hAnsi="Arial" w:cs="Arial"/>
        </w:rPr>
      </w:pPr>
      <w:r>
        <w:rPr>
          <w:rFonts w:cs="Arial" w:ascii="Arial" w:hAnsi="Arial"/>
        </w:rPr>
        <w:t>La pose de câbles</w:t>
      </w:r>
    </w:p>
    <w:p>
      <w:pPr>
        <w:pStyle w:val="Listepuces2"/>
        <w:numPr>
          <w:ilvl w:val="0"/>
          <w:numId w:val="2"/>
        </w:numPr>
        <w:spacing w:before="144" w:after="144"/>
        <w:contextualSpacing/>
        <w:rPr>
          <w:rFonts w:ascii="Arial" w:hAnsi="Arial" w:cs="Arial"/>
        </w:rPr>
      </w:pPr>
      <w:r>
        <w:rPr>
          <w:rFonts w:cs="Arial" w:ascii="Arial" w:hAnsi="Arial"/>
        </w:rPr>
        <w:t>La pose de canalisations.</w:t>
      </w:r>
    </w:p>
    <w:p>
      <w:pPr>
        <w:pStyle w:val="Normal"/>
        <w:rPr>
          <w:b/>
          <w:i/>
          <w:color w:val="4F81BD"/>
        </w:rPr>
      </w:pPr>
      <w:r>
        <w:rPr>
          <w:b/>
          <w:i/>
          <w:color w:val="4F81BD"/>
        </w:rPr>
        <w:t>Lors de l’exécution du marché</w:t>
      </w:r>
    </w:p>
    <w:p>
      <w:pPr>
        <w:pStyle w:val="Normal"/>
        <w:rPr>
          <w:b/>
          <w:i/>
          <w:color w:val="4F81BD"/>
        </w:rPr>
      </w:pPr>
      <w:r>
        <w:rPr>
          <w:b/>
          <w:i/>
          <w:color w:val="4F81BD"/>
        </w:rPr>
      </w:r>
    </w:p>
    <w:p>
      <w:pPr>
        <w:pStyle w:val="Listepuces"/>
        <w:numPr>
          <w:ilvl w:val="0"/>
          <w:numId w:val="7"/>
        </w:numPr>
        <w:rPr/>
      </w:pPr>
      <w:r>
        <w:rPr/>
        <w:t>Avant l’intervention d’un travailleur/indépendant non soumis à la sécurité sociale belge, recevoir l’accusé de réception de la déclaration LIMOSA, le document portable A1 délivré par l’Etat d’origine, ainsi que l’inscription à l’OPOC en cas de recours à des travailleurs détachés</w:t>
      </w:r>
      <w:r>
        <w:rPr>
          <w:rStyle w:val="FootnoteCharacters"/>
          <w:rStyle w:val="FootnoteReference"/>
          <w:sz w:val="24"/>
        </w:rPr>
        <w:footnoteReference w:id="6"/>
      </w:r>
      <w:r>
        <w:rPr/>
        <w:t>;</w:t>
      </w:r>
    </w:p>
    <w:p>
      <w:pPr>
        <w:pStyle w:val="Listepuces"/>
        <w:numPr>
          <w:ilvl w:val="0"/>
          <w:numId w:val="7"/>
        </w:numPr>
        <w:rPr/>
      </w:pPr>
      <w:r>
        <w:rPr/>
        <w:t xml:space="preserve">En début d’exécution, vérifier que les sous-traitants effectifs de l’adjudicataire sont bien agréés et rencontrent les exigences de la sélection qualitative en proportion de leur participation au marché + ne se trouvent dans aucun cas d’exclusion visé aux articles 67, 68, 69 de la Loi du 17 juin 2016, ni en situation d’exclusion sur base de l’article 48 RGE. En cas d’infraction, exclure le sous-traitant de l’exécution du chantier; </w:t>
      </w:r>
    </w:p>
    <w:p>
      <w:pPr>
        <w:pStyle w:val="Listepuces"/>
        <w:numPr>
          <w:ilvl w:val="0"/>
          <w:numId w:val="7"/>
        </w:numPr>
        <w:rPr/>
      </w:pPr>
      <w:r>
        <w:rPr/>
        <w:t>Vérifier que les sous-traitants sur chantier sont ceux identifiés dans l’offre de l’adjudicataire. En cas de discordance sans autorisation du pouvoir adjudicateur, notifier l’arrêt immédiat de l’intervention du sous-traitant;</w:t>
      </w:r>
    </w:p>
    <w:p>
      <w:pPr>
        <w:pStyle w:val="Listepuces"/>
        <w:numPr>
          <w:ilvl w:val="0"/>
          <w:numId w:val="7"/>
        </w:numPr>
        <w:rPr/>
      </w:pPr>
      <w:r>
        <w:rPr/>
        <w:t xml:space="preserve">Pour chaque sous-traitant nouvellement proposé par l’adjudicataire, vérifier qu’il est agréé et rencontre les exigences de la sélection qualitative en proportion de sa future participation au marché + ne se trouve dans aucun cas d’exclusion visé aux articles 67, 68, 69 de la Loi du 17 juin 2016, ni en situation d’exclusion sur base de l’article 48 RGE. </w:t>
      </w:r>
    </w:p>
    <w:p>
      <w:pPr>
        <w:pStyle w:val="retraitpuce1"/>
        <w:rPr>
          <w:szCs w:val="24"/>
        </w:rPr>
      </w:pPr>
      <w:r>
        <w:rPr>
          <w:szCs w:val="24"/>
        </w:rPr>
        <w:t xml:space="preserve">→ </w:t>
      </w:r>
      <w:r>
        <w:rPr>
          <w:szCs w:val="24"/>
        </w:rPr>
        <w:t>Si ok, donner autorisation,</w:t>
      </w:r>
    </w:p>
    <w:p>
      <w:pPr>
        <w:pStyle w:val="retraitpuce1"/>
        <w:rPr/>
      </w:pPr>
      <w:r>
        <w:rPr>
          <w:szCs w:val="24"/>
        </w:rPr>
        <w:t xml:space="preserve">→ </w:t>
      </w:r>
      <w:r>
        <w:rPr>
          <w:szCs w:val="24"/>
        </w:rPr>
        <w:t>Si pas ok, refuser autorisation;</w:t>
      </w:r>
    </w:p>
    <w:p>
      <w:pPr>
        <w:pStyle w:val="retraitpuce1"/>
        <w:rPr>
          <w:szCs w:val="24"/>
        </w:rPr>
      </w:pPr>
      <w:r>
        <w:rPr>
          <w:szCs w:val="24"/>
        </w:rPr>
      </w:r>
    </w:p>
    <w:p>
      <w:pPr>
        <w:pStyle w:val="Listepuces"/>
        <w:numPr>
          <w:ilvl w:val="0"/>
          <w:numId w:val="7"/>
        </w:numPr>
        <w:rPr/>
      </w:pPr>
      <w:r>
        <w:rPr/>
        <w:t>Vérifier la signature de la déclaration des entrepreneurs pour une concurrence loyale et contre le dumping social par tout sous-traitant de la chaîne de sous-traitance;</w:t>
      </w:r>
    </w:p>
    <w:p>
      <w:pPr>
        <w:pStyle w:val="Listepuces"/>
        <w:numPr>
          <w:ilvl w:val="0"/>
          <w:numId w:val="7"/>
        </w:numPr>
        <w:rPr/>
      </w:pPr>
      <w:r>
        <w:rPr/>
        <w:t>Sanctionner toute infraction constatée le cas échéant (en fonction des justifications apportées);</w:t>
      </w:r>
    </w:p>
    <w:p>
      <w:pPr>
        <w:pStyle w:val="Listepuces"/>
        <w:numPr>
          <w:ilvl w:val="0"/>
          <w:numId w:val="7"/>
        </w:numPr>
        <w:rPr/>
      </w:pPr>
      <w:r>
        <w:rPr/>
        <w:t xml:space="preserve">Porter à la connaissance du "point de contact pour une concurrence loyale" tout cas présumé de fraude sociale via le site: </w:t>
      </w:r>
      <w:hyperlink r:id="rId14">
        <w:r>
          <w:rPr>
            <w:rStyle w:val="Hyperlink"/>
            <w:color w:val="000000"/>
            <w:sz w:val="24"/>
          </w:rPr>
          <w:t>www.pointdecontactfraudesociale.belgique.be</w:t>
        </w:r>
      </w:hyperlink>
      <w:r>
        <w:rPr/>
        <w:t>;</w:t>
      </w:r>
    </w:p>
    <w:p>
      <w:pPr>
        <w:pStyle w:val="Listepuces"/>
        <w:numPr>
          <w:ilvl w:val="0"/>
          <w:numId w:val="7"/>
        </w:numPr>
        <w:rPr/>
      </w:pPr>
      <w:r>
        <w:rPr/>
        <w:t>Porter à la connaissance des autorités habilitées (police ou inspection) tout comportement pouvant s'apparenter à de la traite d'être humain.</w:t>
      </w:r>
    </w:p>
    <w:p>
      <w:pPr>
        <w:pStyle w:val="retraitpuce1"/>
        <w:rPr>
          <w:sz w:val="24"/>
          <w:szCs w:val="24"/>
        </w:rPr>
      </w:pPr>
      <w:r>
        <w:rPr>
          <w:sz w:val="24"/>
          <w:szCs w:val="24"/>
        </w:rPr>
        <w:t xml:space="preserve">Pour rappel, constitue l'infraction de traite des êtres humains le fait de recruter, de transporter, de transférer, d'héberger, d'accueillir une personne, de passer ou de transférer le contrôle exercé sur elle, afin </w:t>
      </w:r>
      <w:r>
        <w:rPr>
          <w:rFonts w:eastAsia="Symbol" w:cs="Symbol" w:ascii="Symbol" w:hAnsi="Symbol"/>
          <w:sz w:val="24"/>
          <w:szCs w:val="24"/>
        </w:rPr>
        <w:sym w:font="Symbol" w:char="f05b"/>
      </w:r>
      <w:r>
        <w:rPr>
          <w:sz w:val="24"/>
          <w:szCs w:val="24"/>
        </w:rPr>
        <w:t>…</w:t>
      </w:r>
      <w:r>
        <w:rPr>
          <w:rFonts w:eastAsia="Symbol" w:cs="Symbol" w:ascii="Symbol" w:hAnsi="Symbol"/>
          <w:sz w:val="24"/>
          <w:szCs w:val="24"/>
        </w:rPr>
        <w:sym w:font="Symbol" w:char="f05d"/>
      </w:r>
      <w:r>
        <w:rPr>
          <w:sz w:val="24"/>
          <w:szCs w:val="24"/>
        </w:rPr>
        <w:t xml:space="preserve"> de mettre au travail ou permettre la mise au travail de cette personne dans des conditions contraires à la dignité humaine (son consentement est indifférent);</w:t>
      </w:r>
    </w:p>
    <w:p>
      <w:pPr>
        <w:pStyle w:val="Listepuces"/>
        <w:numPr>
          <w:ilvl w:val="0"/>
          <w:numId w:val="7"/>
        </w:numPr>
        <w:rPr/>
      </w:pPr>
      <w:r>
        <w:rPr/>
        <w:t>Interdire l’accès au marché et notifier le défaut d’exécution à toute entreprise ou personne qui occupe un ou plusieurs ressortissants d’un pays tiers en séjour illégal et/ou qui manque gravement à son obligation de payer dans les délais à ses travailleurs la rémunération à laquelle ceux-ci ont droit;</w:t>
      </w:r>
    </w:p>
    <w:p>
      <w:pPr>
        <w:pStyle w:val="Listepuces"/>
        <w:numPr>
          <w:ilvl w:val="0"/>
          <w:numId w:val="7"/>
        </w:numPr>
        <w:rPr/>
      </w:pPr>
      <w:r>
        <w:rPr/>
        <w:t xml:space="preserve">En cas de sanction(s) appliquée(s), déposer une plainte auprès de la Commission d’agréation des entrepreneurs de travaux (envoyer un courriel à l’adresse suivante:  </w:t>
      </w:r>
      <w:hyperlink r:id="rId15">
        <w:r>
          <w:rPr>
            <w:rStyle w:val="Hyperlink"/>
            <w:color w:val="000000"/>
            <w:sz w:val="24"/>
          </w:rPr>
          <w:t>agreation.entrepreneurs@economie.fgov.be</w:t>
        </w:r>
      </w:hyperlink>
      <w:r>
        <w:rPr/>
        <w:t xml:space="preserve"> pour tout complément d’informations). </w:t>
      </w:r>
    </w:p>
    <w:p>
      <w:pPr>
        <w:pStyle w:val="Listepuces"/>
        <w:numPr>
          <w:ilvl w:val="0"/>
          <w:numId w:val="0"/>
        </w:numPr>
        <w:ind w:hanging="0" w:start="0"/>
        <w:rPr/>
      </w:pPr>
      <w:r>
        <w:rPr/>
      </w:r>
    </w:p>
    <w:p>
      <w:pPr>
        <w:pStyle w:val="Normal"/>
        <w:pBdr>
          <w:top w:val="single" w:sz="4" w:space="1" w:color="000000"/>
          <w:left w:val="single" w:sz="4" w:space="4" w:color="000000"/>
          <w:bottom w:val="single" w:sz="4" w:space="1" w:color="000000"/>
          <w:right w:val="single" w:sz="4" w:space="4" w:color="000000"/>
        </w:pBdr>
        <w:rPr>
          <w:b/>
          <w:i/>
          <w:color w:val="4F81BD"/>
        </w:rPr>
      </w:pPr>
      <w:r>
        <w:rPr>
          <w:b/>
          <w:i/>
          <w:color w:val="4F81BD"/>
        </w:rPr>
        <w:t>Lors des réunions et/ou contrôles de chantier</w:t>
      </w:r>
    </w:p>
    <w:p>
      <w:pPr>
        <w:pStyle w:val="Listepuces"/>
        <w:numPr>
          <w:ilvl w:val="0"/>
          <w:numId w:val="0"/>
        </w:numPr>
        <w:ind w:hanging="0" w:start="0"/>
        <w:rPr>
          <w:b/>
          <w:i/>
          <w:color w:val="4F81BD"/>
        </w:rPr>
      </w:pPr>
      <w:r>
        <w:rPr>
          <w:b/>
          <w:i/>
          <w:color w:val="4F81BD"/>
        </w:rPr>
      </w:r>
    </w:p>
    <w:p>
      <w:pPr>
        <w:pStyle w:val="Listepuces"/>
        <w:numPr>
          <w:ilvl w:val="0"/>
          <w:numId w:val="7"/>
        </w:numPr>
        <w:rPr/>
      </w:pPr>
      <w:r>
        <w:rPr/>
        <w:t>Parler la langue du marché dans ses contacts avec l’adjudicataire;</w:t>
      </w:r>
    </w:p>
    <w:p>
      <w:pPr>
        <w:pStyle w:val="Listepuces"/>
        <w:numPr>
          <w:ilvl w:val="0"/>
          <w:numId w:val="7"/>
        </w:numPr>
        <w:rPr/>
      </w:pPr>
      <w:r>
        <w:rPr/>
        <w:t>A la première réunion de chantier, exiger le planning du chantier présentant les tâches et l’identification des entreprises qui exécuteront ces tâches ainsi que le moment d’intervention de ces entreprises;</w:t>
      </w:r>
    </w:p>
    <w:p>
      <w:pPr>
        <w:pStyle w:val="Listepuces"/>
        <w:numPr>
          <w:ilvl w:val="0"/>
          <w:numId w:val="7"/>
        </w:numPr>
        <w:rPr/>
      </w:pPr>
      <w:r>
        <w:rPr/>
        <w:t>Vérifier la présence effective d’un représentant de l’adjudicataire aux réunions de chantier;</w:t>
      </w:r>
    </w:p>
    <w:p>
      <w:pPr>
        <w:pStyle w:val="Listepuces"/>
        <w:numPr>
          <w:ilvl w:val="0"/>
          <w:numId w:val="7"/>
        </w:numPr>
        <w:rPr/>
      </w:pPr>
      <w:r>
        <w:rPr/>
        <w:t xml:space="preserve">Vérifier le respect de la limitation de la chaîne de sous-traitance. En cas d’infraction, notifier l’arrêt immédiat de l’intervention du sous-traitant; </w:t>
      </w:r>
    </w:p>
    <w:p>
      <w:pPr>
        <w:pStyle w:val="Listepuces"/>
        <w:numPr>
          <w:ilvl w:val="0"/>
          <w:numId w:val="7"/>
        </w:numPr>
        <w:rPr/>
      </w:pPr>
      <w:r>
        <w:rPr/>
        <w:t>Vérifier qu’un système d’enregistrement de présences est mis en place (checkinatwork et/ou listes de présence indiquant au minimum les éléments suivants: nom, prénom, date de naissance, métier, qualification, occupation réelle par journée effectuée sur le chantier);</w:t>
      </w:r>
    </w:p>
    <w:p>
      <w:pPr>
        <w:pStyle w:val="Listepuces"/>
        <w:numPr>
          <w:ilvl w:val="0"/>
          <w:numId w:val="7"/>
        </w:numPr>
        <w:rPr/>
      </w:pPr>
      <w:r>
        <w:rPr/>
        <w:t>Si vous disposez d’un smartphone, vérifiez via l’application "check Limosa" de l’ONSS la validité de quelques documents Limosa en scannant le QR code qui figure sur le document;</w:t>
      </w:r>
    </w:p>
    <w:p>
      <w:pPr>
        <w:pStyle w:val="Listepuces"/>
        <w:numPr>
          <w:ilvl w:val="0"/>
          <w:numId w:val="7"/>
        </w:numPr>
        <w:rPr/>
      </w:pPr>
      <w:r>
        <w:rPr/>
        <w:t>Vérifier l’absence de logements sur le chantier;</w:t>
      </w:r>
    </w:p>
    <w:p>
      <w:pPr>
        <w:pStyle w:val="Listepuces"/>
        <w:numPr>
          <w:ilvl w:val="0"/>
          <w:numId w:val="7"/>
        </w:numPr>
        <w:rPr/>
      </w:pPr>
      <w:r>
        <w:rPr/>
        <w:t>Dresser un procès-verbal de manquement à toute infraction constatée.</w:t>
      </w:r>
    </w:p>
    <w:p>
      <w:pPr>
        <w:pStyle w:val="Normal"/>
        <w:spacing w:before="144" w:after="144"/>
        <w:rPr>
          <w:rFonts w:eastAsia="Calibri"/>
          <w:szCs w:val="24"/>
          <w:lang w:val="fr-BE" w:eastAsia="en-US"/>
        </w:rPr>
      </w:pPr>
      <w:r>
        <w:rPr>
          <w:rFonts w:eastAsia="Calibri"/>
          <w:szCs w:val="24"/>
          <w:lang w:val="fr-BE" w:eastAsia="en-US"/>
        </w:rPr>
      </w:r>
    </w:p>
    <w:sectPr>
      <w:headerReference w:type="default" r:id="rId16"/>
      <w:headerReference w:type="first" r:id="rId17"/>
      <w:footerReference w:type="default" r:id="rId18"/>
      <w:footerReference w:type="first" r:id="rId19"/>
      <w:footnotePr>
        <w:numFmt w:val="decimal"/>
      </w:footnotePr>
      <w:type w:val="nextPage"/>
      <w:pgSz w:w="11906" w:h="16838"/>
      <w:pgMar w:left="1304" w:right="1304" w:gutter="0" w:header="851" w:top="1134" w:footer="424"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Arial Gra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0"/>
      </w:rPr>
    </w:pPr>
    <w:r>
      <w:rPr>
        <w:sz w:val="20"/>
      </w:rPr>
      <w:t xml:space="preserve">Modèle de CSC du Chapitre A – Version du 01/01/2026 </w:t>
    </w:r>
    <w:del w:id="407" w:author="MICHAUX Gauthier" w:date="2024-12-11T08:16:00Z">
      <w:r>
        <w:rPr>
          <w:sz w:val="20"/>
        </w:rPr>
        <w:delText xml:space="preserve"> </w:delText>
      </w:r>
    </w:del>
    <w:r>
      <w:rPr>
        <w:sz w:val="20"/>
      </w:rPr>
      <w:t xml:space="preserve">– Page </w:t>
    </w:r>
    <w:r>
      <w:rPr>
        <w:sz w:val="20"/>
      </w:rPr>
      <w:fldChar w:fldCharType="begin"/>
    </w:r>
    <w:r>
      <w:rPr>
        <w:sz w:val="20"/>
      </w:rPr>
      <w:instrText xml:space="preserve"> PAGE </w:instrText>
    </w:r>
    <w:r>
      <w:rPr>
        <w:sz w:val="20"/>
      </w:rPr>
      <w:fldChar w:fldCharType="separate"/>
    </w:r>
    <w:r>
      <w:rPr>
        <w:sz w:val="20"/>
      </w:rPr>
      <w:t>44</w:t>
    </w:r>
    <w:r>
      <w:rPr>
        <w:sz w:val="20"/>
      </w:rPr>
      <w:fldChar w:fldCharType="end"/>
    </w:r>
  </w:p>
  <w:p>
    <w:pPr>
      <w:pStyle w:val="Normal"/>
      <w:rPr>
        <w:sz w:val="20"/>
      </w:rPr>
    </w:pP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44"/>
        <w:rPr>
          <w:rFonts w:ascii="Arial" w:hAnsi="Arial" w:cs="Arial"/>
        </w:rPr>
      </w:pPr>
      <w:r>
        <w:rPr>
          <w:rStyle w:val="FootnoteCharacters"/>
        </w:rPr>
        <w:footnoteRef/>
      </w:r>
      <w:r>
        <w:rPr>
          <w:rFonts w:cs="Arial" w:ascii="Arial" w:hAnsi="Arial"/>
        </w:rPr>
        <w:t xml:space="preserve"> </w:t>
      </w:r>
      <w:r>
        <w:rPr>
          <w:rFonts w:cs="Arial" w:ascii="Arial" w:hAnsi="Arial"/>
        </w:rPr>
        <w:t xml:space="preserve">Toutes les institutions soumises à la réglementation des marchés publics, ont accès à l’interface web TELEMARC. L’accès peut être demandé auprès de l’agence pour la simplification administrative via </w:t>
      </w:r>
      <w:hyperlink r:id="rId1">
        <w:r>
          <w:rPr>
            <w:rStyle w:val="Hyperlink"/>
            <w:rFonts w:cs="Arial" w:ascii="Arial" w:hAnsi="Arial"/>
            <w:color w:val="0000FF"/>
          </w:rPr>
          <w:t>http://www.simplification.be/</w:t>
        </w:r>
      </w:hyperlink>
      <w:r>
        <w:rPr>
          <w:rFonts w:cs="Arial" w:ascii="Arial" w:hAnsi="Arial"/>
        </w:rPr>
        <w:t xml:space="preserve"> ou </w:t>
      </w:r>
      <w:hyperlink r:id="rId2">
        <w:r>
          <w:rPr>
            <w:rStyle w:val="Hyperlink"/>
            <w:rFonts w:cs="Arial" w:ascii="Arial" w:hAnsi="Arial"/>
            <w:color w:val="0000FF"/>
          </w:rPr>
          <w:t>https://digiflow.belgium.be</w:t>
        </w:r>
      </w:hyperlink>
    </w:p>
    <w:p>
      <w:pPr>
        <w:pStyle w:val="FootnoteText"/>
        <w:rPr>
          <w:rFonts w:ascii="Arial" w:hAnsi="Arial" w:cs="Arial"/>
          <w:lang w:val="fr-BE"/>
        </w:rPr>
      </w:pPr>
      <w:r>
        <w:rPr>
          <w:rFonts w:cs="Arial" w:ascii="Arial" w:hAnsi="Arial"/>
          <w:lang w:val="fr-BE"/>
        </w:rPr>
      </w:r>
    </w:p>
  </w:footnote>
  <w:footnote w:id="3">
    <w:p>
      <w:pPr>
        <w:pStyle w:val="FootnoteText"/>
        <w:spacing w:lineRule="auto" w:line="240" w:before="0" w:after="144"/>
        <w:contextualSpacing/>
        <w:jc w:val="both"/>
        <w:rPr/>
      </w:pPr>
      <w:r>
        <w:rPr>
          <w:rStyle w:val="FootnoteCharacters"/>
        </w:rPr>
        <w:footnoteRef/>
      </w:r>
      <w:r>
        <w:rPr>
          <w:rFonts w:cs="Arial" w:ascii="Arial" w:hAnsi="Arial"/>
        </w:rPr>
        <w:t xml:space="preserve"> </w:t>
      </w:r>
      <w:r>
        <w:rPr>
          <w:rFonts w:cs="Arial" w:ascii="Arial" w:hAnsi="Arial"/>
        </w:rPr>
        <w:t>DUME, Partie III. Motifs d’exclusions, point B Motifs liés au paiement d’impôts et taxes ou de cotisations de sécurité sociale (dernière rubrique).</w:t>
      </w:r>
    </w:p>
  </w:footnote>
  <w:footnote w:id="4">
    <w:p>
      <w:pPr>
        <w:pStyle w:val="FootnoteText"/>
        <w:spacing w:lineRule="auto" w:line="240" w:before="0" w:after="0"/>
        <w:contextualSpacing/>
        <w:jc w:val="both"/>
        <w:rPr/>
      </w:pPr>
      <w:r>
        <w:rPr>
          <w:rStyle w:val="FootnoteCharacters"/>
        </w:rPr>
        <w:footnoteRef/>
      </w:r>
      <w:r>
        <w:rPr>
          <w:rFonts w:cs="Arial" w:ascii="Arial" w:hAnsi="Arial"/>
        </w:rPr>
        <w:t xml:space="preserve"> </w:t>
      </w:r>
      <w:r>
        <w:rPr>
          <w:rFonts w:cs="Arial" w:ascii="Arial" w:hAnsi="Arial"/>
        </w:rPr>
        <w:t>Si cette attestation n’existe pas dans un pays, on se contentera d’une déclaration sous serment, une déclaration solennelle devant une autorité judicaire ou administrative ou encore devant notaire ou un organisme professionnel qualifié du pays d'origine ou du pays dans lequel l'opérateur économique est établi.</w:t>
      </w:r>
    </w:p>
  </w:footnote>
  <w:footnote w:id="5">
    <w:p>
      <w:pPr>
        <w:pStyle w:val="FootnoteText"/>
        <w:spacing w:lineRule="auto" w:line="240" w:before="0" w:after="144"/>
        <w:contextualSpacing/>
        <w:jc w:val="both"/>
        <w:rPr/>
      </w:pPr>
      <w:r>
        <w:rPr>
          <w:rStyle w:val="FootnoteCharacters"/>
        </w:rPr>
        <w:footnoteRef/>
      </w:r>
      <w:r>
        <w:rPr>
          <w:rFonts w:cs="Arial" w:ascii="Arial" w:hAnsi="Arial"/>
        </w:rPr>
        <w:t xml:space="preserve"> </w:t>
      </w:r>
      <w:r>
        <w:rPr>
          <w:rFonts w:cs="Arial" w:ascii="Arial" w:hAnsi="Arial"/>
        </w:rPr>
        <w:t>DUME, Partie II. Point A. Informations concernant l’opérateur économique (l’opérateur est-il inscrit sur une liste officielle d’opérateurs économiques agréés ou est-il muni d’un certificat équivalent).</w:t>
      </w:r>
    </w:p>
  </w:footnote>
  <w:footnote w:id="6">
    <w:p>
      <w:pPr>
        <w:pStyle w:val="FootnoteText"/>
        <w:spacing w:lineRule="auto" w:line="240" w:before="0" w:after="144"/>
        <w:rPr/>
      </w:pPr>
      <w:r>
        <w:rPr>
          <w:rStyle w:val="FootnoteCharacters"/>
        </w:rPr>
        <w:footnoteRef/>
      </w:r>
      <w:r>
        <w:rPr>
          <w:rFonts w:cs="Arial" w:ascii="Arial" w:hAnsi="Arial"/>
          <w:szCs w:val="18"/>
        </w:rPr>
        <w:t xml:space="preserve"> </w:t>
      </w:r>
      <w:r>
        <w:rPr>
          <w:rFonts w:cs="Arial" w:ascii="Arial" w:hAnsi="Arial"/>
          <w:szCs w:val="18"/>
        </w:rPr>
        <w:t xml:space="preserve">L’application "check Limosa" de l’ONSS vous permet de scanner le QR code d’un document Limosa pour vérifier sa validité.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sz w:val="20"/>
      </w:rPr>
    </w:pPr>
    <w:r>
      <w:rPr>
        <w:sz w:val="20"/>
      </w:rPr>
      <w:t>CSC n° XXX</w:t>
      <w:tab/>
      <w:tab/>
    </w:r>
  </w:p>
  <w:p>
    <w:pPr>
      <w:pStyle w:val="Header"/>
      <w:rPr>
        <w:sz w:val="20"/>
      </w:rPr>
    </w:pPr>
    <w:r>
      <w:rPr>
        <w:sz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926"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Arial" w:hAnsi="Arial" w:cs="Arial" w:hint="default"/>
        <w:sz w:val="20"/>
      </w:rPr>
    </w:lvl>
  </w:abstractNum>
  <w:abstractNum w:abstractNumId="4">
    <w:lvl w:ilvl="0">
      <w:start w:val="1"/>
      <w:numFmt w:val="bullet"/>
      <w:lvlText w:val="–"/>
      <w:lvlJc w:val="start"/>
      <w:pPr>
        <w:tabs>
          <w:tab w:val="num" w:pos="360"/>
        </w:tabs>
        <w:ind w:start="360" w:hanging="360"/>
      </w:pPr>
      <w:rPr>
        <w:rFonts w:ascii="Arial" w:hAnsi="Arial" w:cs="Arial" w:hint="default"/>
      </w:rPr>
    </w:lvl>
  </w:abstractNum>
  <w:abstractNum w:abstractNumId="5">
    <w:lvl w:ilvl="0">
      <w:start w:val="1"/>
      <w:numFmt w:val="decimal"/>
      <w:lvlText w:val="%1."/>
      <w:lvlJc w:val="start"/>
      <w:pPr>
        <w:tabs>
          <w:tab w:val="num" w:pos="360"/>
        </w:tabs>
        <w:ind w:start="360" w:hanging="360"/>
      </w:pPr>
    </w:lvl>
  </w:abstractNum>
  <w:abstractNum w:abstractNumId="6">
    <w:lvl w:ilvl="0">
      <w:start w:val="1"/>
      <w:numFmt w:val="decimal"/>
      <w:lvlText w:val="%1."/>
      <w:lvlJc w:val="start"/>
      <w:pPr>
        <w:tabs>
          <w:tab w:val="num" w:pos="720"/>
        </w:tabs>
        <w:ind w:start="720" w:hanging="720"/>
      </w:pPr>
    </w:lvl>
    <w:lvl w:ilvl="1">
      <w:start w:val="1"/>
      <w:numFmt w:val="decimal"/>
      <w:lvlText w:val="%2."/>
      <w:lvlJc w:val="start"/>
      <w:pPr>
        <w:tabs>
          <w:tab w:val="num" w:pos="1440"/>
        </w:tabs>
        <w:ind w:start="1440" w:hanging="720"/>
      </w:pPr>
    </w:lvl>
    <w:lvl w:ilvl="2">
      <w:start w:val="1"/>
      <w:numFmt w:val="decimal"/>
      <w:lvlText w:val="%3."/>
      <w:lvlJc w:val="start"/>
      <w:pPr>
        <w:tabs>
          <w:tab w:val="num" w:pos="2160"/>
        </w:tabs>
        <w:ind w:start="2160" w:hanging="720"/>
      </w:pPr>
    </w:lvl>
    <w:lvl w:ilvl="3">
      <w:start w:val="1"/>
      <w:numFmt w:val="decimal"/>
      <w:lvlText w:val="%4."/>
      <w:lvlJc w:val="start"/>
      <w:pPr>
        <w:tabs>
          <w:tab w:val="num" w:pos="2880"/>
        </w:tabs>
        <w:ind w:start="2880" w:hanging="720"/>
      </w:pPr>
    </w:lvl>
    <w:lvl w:ilvl="4">
      <w:start w:val="1"/>
      <w:numFmt w:val="decimal"/>
      <w:lvlText w:val="%5."/>
      <w:lvlJc w:val="start"/>
      <w:pPr>
        <w:tabs>
          <w:tab w:val="num" w:pos="3600"/>
        </w:tabs>
        <w:ind w:start="3600" w:hanging="720"/>
      </w:pPr>
    </w:lvl>
    <w:lvl w:ilvl="5">
      <w:start w:val="1"/>
      <w:numFmt w:val="decimal"/>
      <w:lvlText w:val="%6."/>
      <w:lvlJc w:val="start"/>
      <w:pPr>
        <w:tabs>
          <w:tab w:val="num" w:pos="4320"/>
        </w:tabs>
        <w:ind w:start="4320" w:hanging="720"/>
      </w:pPr>
    </w:lvl>
    <w:lvl w:ilvl="6">
      <w:start w:val="1"/>
      <w:numFmt w:val="decimal"/>
      <w:lvlText w:val="%7."/>
      <w:lvlJc w:val="start"/>
      <w:pPr>
        <w:tabs>
          <w:tab w:val="num" w:pos="5040"/>
        </w:tabs>
        <w:ind w:start="5040" w:hanging="720"/>
      </w:pPr>
    </w:lvl>
    <w:lvl w:ilvl="7">
      <w:start w:val="1"/>
      <w:numFmt w:val="decimal"/>
      <w:lvlText w:val="%8."/>
      <w:lvlJc w:val="start"/>
      <w:pPr>
        <w:tabs>
          <w:tab w:val="num" w:pos="5760"/>
        </w:tabs>
        <w:ind w:start="5760" w:hanging="720"/>
      </w:pPr>
    </w:lvl>
    <w:lvl w:ilvl="8">
      <w:start w:val="1"/>
      <w:numFmt w:val="decimal"/>
      <w:lvlText w:val="%9."/>
      <w:lvlJc w:val="start"/>
      <w:pPr>
        <w:tabs>
          <w:tab w:val="num" w:pos="6480"/>
        </w:tabs>
        <w:ind w:start="6480" w:hanging="720"/>
      </w:pPr>
    </w:lvl>
  </w:abstractNum>
  <w:abstractNum w:abstractNumId="7">
    <w:lvl w:ilvl="0">
      <w:start w:val="1"/>
      <w:numFmt w:val="bullet"/>
      <w:lvlText w:val=""/>
      <w:lvlJc w:val="start"/>
      <w:pPr>
        <w:tabs>
          <w:tab w:val="num" w:pos="0"/>
        </w:tabs>
        <w:ind w:start="369" w:hanging="9"/>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Arial" w:hAnsi="Arial" w:cs="Arial" w:hint="default"/>
      </w:rPr>
    </w:lvl>
  </w:abstractNum>
  <w:abstractNum w:abstractNumId="9">
    <w:lvl w:ilvl="0">
      <w:start w:val="1"/>
      <w:numFmt w:val="bullet"/>
      <w:lvlText w:val="–"/>
      <w:lvlJc w:val="start"/>
      <w:pPr>
        <w:tabs>
          <w:tab w:val="num" w:pos="360"/>
        </w:tabs>
        <w:ind w:start="360" w:hanging="360"/>
      </w:pPr>
      <w:rPr>
        <w:rFonts w:ascii="Arial" w:hAnsi="Arial" w:cs="Arial" w:hint="default"/>
      </w:rPr>
    </w:lvl>
  </w:abstractNum>
  <w:abstractNum w:abstractNumId="10">
    <w:lvl w:ilvl="0">
      <w:start w:val="1"/>
      <w:numFmt w:val="decimal"/>
      <w:lvlText w:val="%1."/>
      <w:lvlJc w:val="start"/>
      <w:pPr>
        <w:tabs>
          <w:tab w:val="num" w:pos="0"/>
        </w:tabs>
        <w:ind w:start="360" w:hanging="360"/>
      </w:pPr>
      <w:rPr>
        <w:rFonts w:ascii="Arial" w:hAnsi="Arial" w:cs="Arial"/>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revisionView w:insDel="0" w:formatting="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tabs>
        <w:tab w:val="clear" w:pos="708"/>
        <w:tab w:val="left" w:pos="4536" w:leader="none"/>
      </w:tabs>
      <w:bidi w:val="0"/>
      <w:spacing w:lineRule="exact" w:line="312"/>
      <w:jc w:val="both"/>
    </w:pPr>
    <w:rPr>
      <w:rFonts w:ascii="Arial" w:hAnsi="Arial" w:eastAsia="Times New Roman" w:cs="Arial"/>
      <w:color w:val="auto"/>
      <w:sz w:val="24"/>
      <w:szCs w:val="20"/>
      <w:lang w:val="fr-FR"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Times New Roman" w:cs="Times New Roman"/>
      <w:b/>
      <w:bCs/>
      <w:color w:val="365F91"/>
      <w:sz w:val="28"/>
      <w:szCs w:val="28"/>
      <w:u w:val="single"/>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Times New Roman" w:cs="Times New Roman"/>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mbria" w:hAnsi="Cambria" w:eastAsia="Times New Roman" w:cs="Times New Roman"/>
      <w:color w:val="243F60"/>
    </w:rPr>
  </w:style>
  <w:style w:type="paragraph" w:styleId="Heading6">
    <w:name w:val="heading 6"/>
    <w:basedOn w:val="Normal"/>
    <w:next w:val="Normal"/>
    <w:qFormat/>
    <w:pPr>
      <w:keepNext w:val="true"/>
      <w:numPr>
        <w:ilvl w:val="5"/>
        <w:numId w:val="1"/>
      </w:numPr>
      <w:suppressAutoHyphens w:val="true"/>
      <w:spacing w:lineRule="auto" w:line="240"/>
      <w:ind w:hanging="360" w:start="2520" w:end="0"/>
      <w:jc w:val="start"/>
      <w:outlineLvl w:val="5"/>
    </w:pPr>
    <w:rPr>
      <w:rFonts w:ascii="Times New Roman" w:hAnsi="Times New Roman" w:cs="Times New Roman"/>
      <w:spacing w:val="20"/>
      <w:u w:val="single"/>
    </w:rPr>
  </w:style>
  <w:style w:type="paragraph" w:styleId="Heading8">
    <w:name w:val="heading 8"/>
    <w:basedOn w:val="Normal"/>
    <w:next w:val="Normal"/>
    <w:qFormat/>
    <w:pPr>
      <w:keepNext w:val="true"/>
      <w:numPr>
        <w:ilvl w:val="7"/>
        <w:numId w:val="1"/>
      </w:numPr>
      <w:pBdr>
        <w:top w:val="double" w:sz="4" w:space="1" w:color="000000"/>
        <w:left w:val="double" w:sz="4" w:space="4" w:color="000000"/>
        <w:bottom w:val="double" w:sz="4" w:space="1" w:color="000000"/>
        <w:right w:val="double" w:sz="4" w:space="4" w:color="000000"/>
      </w:pBdr>
      <w:ind w:hanging="0" w:start="3402" w:end="3402"/>
      <w:jc w:val="center"/>
      <w:outlineLvl w:val="7"/>
    </w:pPr>
    <w:rPr>
      <w:b/>
      <w:caps/>
      <w:sz w:val="28"/>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eastAsia="Times New Roman" w:cs="Times New Roman"/>
      <w:i/>
      <w:iCs/>
      <w:color w:val="404040"/>
      <w:sz w:val="20"/>
    </w:rPr>
  </w:style>
  <w:style w:type="character" w:styleId="WW8Num1z0">
    <w:name w:val="WW8Num1z0"/>
    <w:qFormat/>
    <w:rPr>
      <w:rFonts w:ascii="Wingdings" w:hAnsi="Wingdings" w:cs="Wingdings"/>
    </w:rPr>
  </w:style>
  <w:style w:type="character" w:styleId="WW8Num3z0">
    <w:name w:val="WW8Num3z0"/>
    <w:qFormat/>
    <w:rPr>
      <w:rFonts w:ascii="Arial" w:hAnsi="Arial" w:cs="Arial"/>
      <w:sz w:val="2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Calibri" w:hAnsi="Calibri" w:eastAsia="Calibri" w:cs="Calibri"/>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Arial" w:hAnsi="Arial" w:cs="Arial"/>
    </w:rPr>
  </w:style>
  <w:style w:type="character" w:styleId="WW8Num7z0">
    <w:name w:val="WW8Num7z0"/>
    <w:qFormat/>
    <w:rPr>
      <w:rFonts w:ascii="Symbol" w:hAnsi="Symbol"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Calibri" w:hAnsi="Calibri"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Arial" w:hAnsi="Arial" w:cs="Arial"/>
    </w:rPr>
  </w:style>
  <w:style w:type="character" w:styleId="WW8Num10z0">
    <w:name w:val="WW8Num10z0"/>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3z0">
    <w:name w:val="WW8Num13z0"/>
    <w:qFormat/>
    <w:rPr>
      <w:rFonts w:ascii="Symbol" w:hAnsi="Symbol" w:cs="Symbol"/>
      <w:sz w:val="16"/>
    </w:rPr>
  </w:style>
  <w:style w:type="character" w:styleId="WW8Num14z0">
    <w:name w:val="WW8Num14z0"/>
    <w:qFormat/>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Arial" w:hAnsi="Arial"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Arial" w:hAnsi="Arial" w:cs="Arial"/>
    </w:rPr>
  </w:style>
  <w:style w:type="character" w:styleId="WW8Num21z0">
    <w:name w:val="WW8Num21z0"/>
    <w:qFormat/>
    <w:rPr>
      <w:rFonts w:ascii="Arial" w:hAnsi="Arial" w:cs="Arial"/>
    </w:rPr>
  </w:style>
  <w:style w:type="character" w:styleId="WW8Num22z0">
    <w:name w:val="WW8Num22z0"/>
    <w:qFormat/>
    <w:rPr>
      <w:rFonts w:ascii="Arial" w:hAnsi="Arial" w:cs="Arial"/>
      <w:sz w:val="24"/>
      <w:szCs w:val="24"/>
    </w:rPr>
  </w:style>
  <w:style w:type="character" w:styleId="WW8Num23z0">
    <w:name w:val="WW8Num23z0"/>
    <w:qFormat/>
    <w:rPr>
      <w:rFonts w:ascii="Verdana" w:hAnsi="Verdana" w:cs="Verdana"/>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St10z0">
    <w:name w:val="WW8NumSt10z0"/>
    <w:qFormat/>
    <w:rPr>
      <w:rFonts w:ascii="Symbol" w:hAnsi="Symbol" w:cs="Symbol"/>
    </w:rPr>
  </w:style>
  <w:style w:type="character" w:styleId="WW8NumSt11z0">
    <w:name w:val="WW8NumSt11z0"/>
    <w:qFormat/>
    <w:rPr>
      <w:rFonts w:ascii="Symbol" w:hAnsi="Symbol" w:cs="Symbol"/>
    </w:rPr>
  </w:style>
  <w:style w:type="character" w:styleId="Policepardfaut">
    <w:name w:val="Police par défaut"/>
    <w:qFormat/>
    <w:rPr/>
  </w:style>
  <w:style w:type="character" w:styleId="Titre1Car">
    <w:name w:val="Titre 1 Car"/>
    <w:qFormat/>
    <w:rPr>
      <w:rFonts w:ascii="Cambria" w:hAnsi="Cambria" w:eastAsia="Times New Roman" w:cs="Times New Roman"/>
      <w:b/>
      <w:bCs/>
      <w:color w:val="365F91"/>
      <w:sz w:val="28"/>
      <w:szCs w:val="28"/>
      <w:u w:val="single"/>
      <w:lang w:val="fr-FR"/>
    </w:rPr>
  </w:style>
  <w:style w:type="character" w:styleId="Titre2Car">
    <w:name w:val="Titre 2 Car"/>
    <w:qFormat/>
    <w:rPr>
      <w:rFonts w:ascii="Cambria" w:hAnsi="Cambria" w:eastAsia="Times New Roman" w:cs="Times New Roman"/>
      <w:b/>
      <w:bCs/>
      <w:color w:val="4F81BD"/>
      <w:sz w:val="26"/>
      <w:szCs w:val="26"/>
      <w:lang w:val="fr-FR"/>
    </w:rPr>
  </w:style>
  <w:style w:type="character" w:styleId="Titre3Car">
    <w:name w:val="Titre 3 Car"/>
    <w:qFormat/>
    <w:rPr>
      <w:rFonts w:ascii="Cambria" w:hAnsi="Cambria" w:eastAsia="Times New Roman" w:cs="Times New Roman"/>
      <w:b/>
      <w:bCs/>
      <w:color w:val="4F81BD"/>
      <w:sz w:val="24"/>
      <w:szCs w:val="20"/>
      <w:lang w:val="fr-FR"/>
    </w:rPr>
  </w:style>
  <w:style w:type="character" w:styleId="Titre5Car">
    <w:name w:val="Titre 5 Car"/>
    <w:qFormat/>
    <w:rPr>
      <w:rFonts w:ascii="Cambria" w:hAnsi="Cambria" w:eastAsia="Times New Roman" w:cs="Times New Roman"/>
      <w:color w:val="243F60"/>
      <w:sz w:val="24"/>
      <w:szCs w:val="20"/>
      <w:lang w:val="fr-FR"/>
    </w:rPr>
  </w:style>
  <w:style w:type="character" w:styleId="Titre8Car">
    <w:name w:val="Titre 8 Car"/>
    <w:qFormat/>
    <w:rPr>
      <w:rFonts w:ascii="Times New Roman" w:hAnsi="Times New Roman" w:eastAsia="Times New Roman" w:cs="Times New Roman"/>
      <w:b/>
      <w:caps/>
      <w:sz w:val="28"/>
      <w:szCs w:val="20"/>
      <w:lang w:val="fr-FR"/>
    </w:rPr>
  </w:style>
  <w:style w:type="character" w:styleId="Titre9Car">
    <w:name w:val="Titre 9 Car"/>
    <w:qFormat/>
    <w:rPr>
      <w:rFonts w:ascii="Cambria" w:hAnsi="Cambria" w:eastAsia="Times New Roman" w:cs="Times New Roman"/>
      <w:i/>
      <w:iCs/>
      <w:color w:val="404040"/>
      <w:sz w:val="20"/>
      <w:szCs w:val="20"/>
      <w:lang w:val="fr-FR"/>
    </w:rPr>
  </w:style>
  <w:style w:type="character" w:styleId="PageNumber">
    <w:name w:val="page number"/>
    <w:basedOn w:val="Policepardfaut"/>
    <w:rPr/>
  </w:style>
  <w:style w:type="character" w:styleId="CorpsdetexteCar">
    <w:name w:val="Corps de texte Car"/>
    <w:qFormat/>
    <w:rPr>
      <w:rFonts w:ascii="Times New Roman" w:hAnsi="Times New Roman" w:eastAsia="Times New Roman" w:cs="Times New Roman"/>
      <w:i/>
      <w:sz w:val="24"/>
      <w:szCs w:val="20"/>
      <w:lang w:val="fr-FR"/>
    </w:rPr>
  </w:style>
  <w:style w:type="character" w:styleId="Corpsdetexte3Car">
    <w:name w:val="Corps de texte 3 Car"/>
    <w:qFormat/>
    <w:rPr>
      <w:rFonts w:ascii="Times New Roman" w:hAnsi="Times New Roman" w:eastAsia="Times New Roman" w:cs="Times New Roman"/>
      <w:i/>
      <w:sz w:val="24"/>
      <w:szCs w:val="20"/>
      <w:lang w:val="fr-FR"/>
    </w:rPr>
  </w:style>
  <w:style w:type="character" w:styleId="Retraitcorpsdetexte2Car">
    <w:name w:val="Retrait corps de texte 2 Car"/>
    <w:qFormat/>
    <w:rPr>
      <w:rFonts w:ascii="Times New Roman" w:hAnsi="Times New Roman" w:eastAsia="Times New Roman" w:cs="Times New Roman"/>
      <w:i/>
      <w:sz w:val="24"/>
      <w:szCs w:val="20"/>
      <w:lang w:val="fr-FR"/>
    </w:rPr>
  </w:style>
  <w:style w:type="character" w:styleId="CommentaireCar">
    <w:name w:val="Commentaire Car"/>
    <w:qFormat/>
    <w:rPr>
      <w:rFonts w:ascii="Times New Roman" w:hAnsi="Times New Roman" w:eastAsia="Times New Roman" w:cs="Times New Roman"/>
      <w:color w:val="00FFFF"/>
      <w:sz w:val="20"/>
      <w:szCs w:val="20"/>
      <w:lang w:val="fr-FR"/>
    </w:rPr>
  </w:style>
  <w:style w:type="character" w:styleId="Marquedecommentaire">
    <w:name w:val="Marque de commentaire"/>
    <w:qFormat/>
    <w:rPr>
      <w:sz w:val="16"/>
      <w:szCs w:val="16"/>
    </w:rPr>
  </w:style>
  <w:style w:type="character" w:styleId="ObjetducommentaireCar">
    <w:name w:val="Objet du commentaire Car"/>
    <w:qFormat/>
    <w:rPr>
      <w:rFonts w:ascii="Times New Roman" w:hAnsi="Times New Roman" w:eastAsia="Times New Roman" w:cs="Times New Roman"/>
      <w:b/>
      <w:bCs/>
      <w:color w:val="00FFFF"/>
      <w:sz w:val="20"/>
      <w:szCs w:val="20"/>
      <w:lang w:val="fr-FR"/>
    </w:rPr>
  </w:style>
  <w:style w:type="character" w:styleId="TextedebullesCar">
    <w:name w:val="Texte de bulles Car"/>
    <w:qFormat/>
    <w:rPr>
      <w:rFonts w:ascii="Tahoma" w:hAnsi="Tahoma" w:eastAsia="Times New Roman" w:cs="Tahoma"/>
      <w:color w:val="00FFFF"/>
      <w:sz w:val="16"/>
      <w:szCs w:val="16"/>
      <w:lang w:val="fr-FR"/>
    </w:rPr>
  </w:style>
  <w:style w:type="character" w:styleId="Hyperlink">
    <w:name w:val="Hyperlink"/>
    <w:rPr>
      <w:color w:val="0000FF"/>
      <w:u w:val="single"/>
    </w:rPr>
  </w:style>
  <w:style w:type="character" w:styleId="En-tteCar">
    <w:name w:val="En-tête Car"/>
    <w:qFormat/>
    <w:rPr>
      <w:rFonts w:ascii="Times New Roman" w:hAnsi="Times New Roman" w:eastAsia="Times New Roman" w:cs="Times New Roman"/>
      <w:color w:val="00FFFF"/>
      <w:sz w:val="24"/>
      <w:szCs w:val="20"/>
      <w:lang w:val="fr-FR"/>
    </w:rPr>
  </w:style>
  <w:style w:type="character" w:styleId="PieddepageCar">
    <w:name w:val="Pied de page Car"/>
    <w:qFormat/>
    <w:rPr>
      <w:rFonts w:ascii="Times New Roman" w:hAnsi="Times New Roman" w:eastAsia="Times New Roman" w:cs="Times New Roman"/>
      <w:color w:val="00FFFF"/>
      <w:sz w:val="24"/>
      <w:szCs w:val="20"/>
      <w:lang w:val="fr-FR"/>
    </w:rPr>
  </w:style>
  <w:style w:type="character" w:styleId="Corpsdetexte2Car">
    <w:name w:val="Corps de texte 2 Car"/>
    <w:qFormat/>
    <w:rPr>
      <w:rFonts w:ascii="Arial" w:hAnsi="Arial" w:eastAsia="Times New Roman" w:cs="Arial"/>
      <w:sz w:val="24"/>
      <w:szCs w:val="20"/>
      <w:lang w:val="fr-FR"/>
    </w:rPr>
  </w:style>
  <w:style w:type="character" w:styleId="Retraitcorpsdetexte3Car">
    <w:name w:val="Retrait corps de texte 3 Car"/>
    <w:qFormat/>
    <w:rPr>
      <w:rFonts w:ascii="Arial" w:hAnsi="Arial" w:eastAsia="Times New Roman" w:cs="Arial"/>
      <w:sz w:val="16"/>
      <w:szCs w:val="16"/>
      <w:lang w:val="fr-FR"/>
    </w:rPr>
  </w:style>
  <w:style w:type="character" w:styleId="CSCmodleTitre1Car">
    <w:name w:val="CSC modèle Titre 1 Car"/>
    <w:qFormat/>
    <w:rPr>
      <w:rFonts w:ascii="Arial" w:hAnsi="Arial" w:eastAsia="Times New Roman" w:cs="Arial"/>
      <w:b w:val="false"/>
      <w:caps w:val="false"/>
      <w:smallCaps w:val="false"/>
      <w:sz w:val="28"/>
      <w:szCs w:val="20"/>
      <w:lang w:val="fr-FR"/>
    </w:rPr>
  </w:style>
  <w:style w:type="character" w:styleId="CSCModleTitre1Car1">
    <w:name w:val="CSC Modèle Titre 1 Car1"/>
    <w:qFormat/>
    <w:rPr>
      <w:rFonts w:ascii="Arial" w:hAnsi="Arial" w:eastAsia="Times New Roman" w:cs="Arial"/>
      <w:b/>
      <w:sz w:val="28"/>
      <w:szCs w:val="20"/>
      <w:lang w:val="fr-FR"/>
    </w:rPr>
  </w:style>
  <w:style w:type="character" w:styleId="CSCTitre1Car">
    <w:name w:val="CSC Titre 1 Car"/>
    <w:qFormat/>
    <w:rPr>
      <w:rFonts w:ascii="Arial" w:hAnsi="Arial" w:eastAsia="Times New Roman" w:cs="Arial"/>
      <w:b/>
      <w:sz w:val="32"/>
      <w:szCs w:val="32"/>
      <w:u w:val="double"/>
      <w:lang w:val="fr-FR"/>
    </w:rPr>
  </w:style>
  <w:style w:type="character" w:styleId="CSCTitre2Car">
    <w:name w:val="CSC Titre 2 Car"/>
    <w:basedOn w:val="Titre1Car"/>
    <w:qFormat/>
    <w:rPr/>
  </w:style>
  <w:style w:type="character" w:styleId="CSCTitre3Car">
    <w:name w:val="CSC Titre 3 Car"/>
    <w:qFormat/>
    <w:rPr>
      <w:rFonts w:ascii="Arial" w:hAnsi="Arial" w:eastAsia="Times New Roman" w:cs="Times New Roman"/>
      <w:b w:val="false"/>
      <w:bCs w:val="false"/>
      <w:color w:val="4F81BD"/>
      <w:sz w:val="26"/>
      <w:szCs w:val="26"/>
      <w:lang w:val="fr-FR"/>
    </w:rPr>
  </w:style>
  <w:style w:type="character" w:styleId="CSCType3bCar">
    <w:name w:val="CSCType3b Car"/>
    <w:qFormat/>
    <w:rPr>
      <w:rFonts w:ascii="Calibri" w:hAnsi="Calibri" w:cs="Calibri"/>
      <w:i/>
      <w:u w:val="single"/>
    </w:rPr>
  </w:style>
  <w:style w:type="character" w:styleId="ParagraphedelisteCar">
    <w:name w:val="Paragraphe de liste Car"/>
    <w:qFormat/>
    <w:rPr>
      <w:rFonts w:ascii="Arial" w:hAnsi="Arial" w:eastAsia="Times New Roman" w:cs="Arial"/>
      <w:sz w:val="24"/>
      <w:szCs w:val="24"/>
    </w:rPr>
  </w:style>
  <w:style w:type="character" w:styleId="apple-converted-space">
    <w:name w:val="apple-converted-space"/>
    <w:basedOn w:val="Policepardfaut"/>
    <w:qFormat/>
    <w:rPr/>
  </w:style>
  <w:style w:type="character" w:styleId="Titre6Car">
    <w:name w:val="Titre 6 Car"/>
    <w:qFormat/>
    <w:rPr>
      <w:rFonts w:ascii="Times New Roman" w:hAnsi="Times New Roman" w:eastAsia="Times New Roman" w:cs="Times New Roman"/>
      <w:spacing w:val="20"/>
      <w:sz w:val="24"/>
      <w:szCs w:val="20"/>
      <w:u w:val="single"/>
      <w:lang w:val="fr-FR"/>
    </w:rPr>
  </w:style>
  <w:style w:type="character" w:styleId="FollowedHyperlink">
    <w:name w:val="FollowedHyperlink"/>
    <w:rPr>
      <w:color w:val="800080"/>
      <w:u w:val="single"/>
    </w:rPr>
  </w:style>
  <w:style w:type="character" w:styleId="NotedebasdepageCar">
    <w:name w:val="Note de bas de page Car"/>
    <w:qFormat/>
    <w:rPr>
      <w:rFonts w:ascii="Times New Roman" w:hAnsi="Times New Roman" w:eastAsia="Times New Roman" w:cs="Times New Roman"/>
      <w:sz w:val="20"/>
      <w:szCs w:val="20"/>
      <w:lang w:val="fr-FR"/>
    </w:rPr>
  </w:style>
  <w:style w:type="character" w:styleId="FootnoteCharacters">
    <w:name w:val="Footnote Characters"/>
    <w:qFormat/>
    <w:rPr>
      <w:vertAlign w:val="superscript"/>
    </w:rPr>
  </w:style>
  <w:style w:type="character" w:styleId="retraitpuce1Car">
    <w:name w:val="retrait puce 1 Car"/>
    <w:qFormat/>
    <w:rPr>
      <w:rFonts w:ascii="Arial" w:hAnsi="Arial" w:eastAsia="Times New Roman" w:cs="Arial"/>
    </w:rPr>
  </w:style>
  <w:style w:type="character" w:styleId="Mentionnonrsolue">
    <w:name w:val="Mention non résolue"/>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i/>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rpsdetexte3">
    <w:name w:val="Corps de texte 3"/>
    <w:basedOn w:val="Normal"/>
    <w:qFormat/>
    <w:pPr/>
    <w:rPr>
      <w:i/>
    </w:rPr>
  </w:style>
  <w:style w:type="paragraph" w:styleId="Retraitcorpsdetexte2">
    <w:name w:val="Retrait corps de texte 2"/>
    <w:basedOn w:val="Normal"/>
    <w:qFormat/>
    <w:pPr>
      <w:ind w:hanging="0" w:start="284" w:end="0"/>
    </w:pPr>
    <w:rPr>
      <w:i/>
    </w:rPr>
  </w:style>
  <w:style w:type="paragraph" w:styleId="Commentaire">
    <w:name w:val="Commentaire"/>
    <w:basedOn w:val="Normal"/>
    <w:qFormat/>
    <w:pPr/>
    <w:rPr>
      <w:sz w:val="20"/>
    </w:rPr>
  </w:style>
  <w:style w:type="paragraph" w:styleId="Paragraphedeliste">
    <w:name w:val="Paragraphe de liste"/>
    <w:basedOn w:val="Normal"/>
    <w:qFormat/>
    <w:pPr>
      <w:spacing w:lineRule="auto" w:line="240" w:before="120" w:after="120"/>
      <w:ind w:hanging="0" w:start="720" w:end="0"/>
      <w:contextualSpacing/>
    </w:pPr>
    <w:rPr>
      <w:szCs w:val="24"/>
      <w:lang w:val="fr-BE"/>
    </w:rPr>
  </w:style>
  <w:style w:type="paragraph" w:styleId="Default">
    <w:name w:val="Default"/>
    <w:qFormat/>
    <w:pPr>
      <w:widowControl/>
      <w:autoSpaceDE w:val="false"/>
      <w:bidi w:val="0"/>
    </w:pPr>
    <w:rPr>
      <w:rFonts w:ascii="Courier New" w:hAnsi="Courier New" w:eastAsia="Times New Roman" w:cs="Courier New"/>
      <w:color w:val="000000"/>
      <w:sz w:val="24"/>
      <w:szCs w:val="24"/>
      <w:lang w:val="de-DE" w:bidi="ar-SA" w:eastAsia="zh-CN"/>
    </w:rPr>
  </w:style>
  <w:style w:type="paragraph" w:styleId="Objetducommentaire">
    <w:name w:val="Objet du commentaire"/>
    <w:basedOn w:val="Commentaire"/>
    <w:next w:val="Commentaire"/>
    <w:qFormat/>
    <w:pPr>
      <w:spacing w:lineRule="auto" w:line="240"/>
    </w:pPr>
    <w:rPr>
      <w:b/>
      <w:bCs/>
    </w:rPr>
  </w:style>
  <w:style w:type="paragraph" w:styleId="Textedebulles">
    <w:name w:val="Texte de bulles"/>
    <w:basedOn w:val="Normal"/>
    <w:qFormat/>
    <w:pPr>
      <w:spacing w:lineRule="auto" w:line="240"/>
    </w:pPr>
    <w:rPr>
      <w:rFonts w:ascii="Tahoma" w:hAnsi="Tahoma" w:cs="Tahoma"/>
      <w:sz w:val="16"/>
      <w:szCs w:val="16"/>
    </w:rPr>
  </w:style>
  <w:style w:type="paragraph" w:styleId="Sansinterligne">
    <w:name w:val="Sans interligne"/>
    <w:qFormat/>
    <w:pPr>
      <w:widowControl/>
      <w:bidi w:val="0"/>
    </w:pPr>
    <w:rPr>
      <w:rFonts w:ascii="Calibri" w:hAnsi="Calibri" w:eastAsia="Calibri" w:cs="Times New Roman"/>
      <w:color w:val="auto"/>
      <w:sz w:val="22"/>
      <w:szCs w:val="22"/>
      <w:lang w:val="fr-BE" w:bidi="ar-SA" w:eastAsia="zh-CN"/>
    </w:rPr>
  </w:style>
  <w:style w:type="paragraph" w:styleId="HeaderandFooter">
    <w:name w:val="Header and Footer"/>
    <w:basedOn w:val="Normal"/>
    <w:qFormat/>
    <w:pPr>
      <w:suppressLineNumbers/>
      <w:tabs>
        <w:tab w:val="clear" w:pos="4536"/>
        <w:tab w:val="center" w:pos="4819" w:leader="none"/>
        <w:tab w:val="right" w:pos="9638" w:leader="none"/>
      </w:tabs>
    </w:pPr>
    <w:rPr/>
  </w:style>
  <w:style w:type="paragraph" w:styleId="Header">
    <w:name w:val="header"/>
    <w:basedOn w:val="Normal"/>
    <w:pPr>
      <w:tabs>
        <w:tab w:val="center" w:pos="4536" w:leader="none"/>
        <w:tab w:val="right" w:pos="9072" w:leader="none"/>
      </w:tabs>
      <w:spacing w:lineRule="auto" w:line="240"/>
    </w:pPr>
    <w:rPr/>
  </w:style>
  <w:style w:type="paragraph" w:styleId="Footer">
    <w:name w:val="footer"/>
    <w:basedOn w:val="Normal"/>
    <w:pPr>
      <w:tabs>
        <w:tab w:val="center" w:pos="4536" w:leader="none"/>
        <w:tab w:val="right" w:pos="9072" w:leader="none"/>
      </w:tabs>
      <w:spacing w:lineRule="auto" w:line="240"/>
    </w:pPr>
    <w:rPr/>
  </w:style>
  <w:style w:type="paragraph" w:styleId="Corpsdetexte2">
    <w:name w:val="Corps de texte 2"/>
    <w:basedOn w:val="Normal"/>
    <w:qFormat/>
    <w:pPr>
      <w:spacing w:lineRule="auto" w:line="480" w:before="0" w:after="120"/>
    </w:pPr>
    <w:rPr/>
  </w:style>
  <w:style w:type="paragraph" w:styleId="Retraitcorpsdetexte3">
    <w:name w:val="Retrait corps de texte 3"/>
    <w:basedOn w:val="Normal"/>
    <w:qFormat/>
    <w:pPr>
      <w:spacing w:before="0" w:after="120"/>
      <w:ind w:hanging="0" w:start="283" w:end="0"/>
    </w:pPr>
    <w:rPr>
      <w:sz w:val="16"/>
      <w:szCs w:val="16"/>
    </w:rPr>
  </w:style>
  <w:style w:type="paragraph" w:styleId="Puces1">
    <w:name w:val="Puces 1"/>
    <w:basedOn w:val="Normal"/>
    <w:qFormat/>
    <w:pPr>
      <w:spacing w:lineRule="atLeast" w:line="300"/>
      <w:ind w:hanging="340" w:start="340" w:end="0"/>
    </w:pPr>
    <w:rPr>
      <w:rFonts w:ascii="Times New Roman" w:hAnsi="Times New Roman" w:cs="Times New Roman"/>
      <w:i/>
    </w:rPr>
  </w:style>
  <w:style w:type="paragraph" w:styleId="Puces2">
    <w:name w:val="Puces 2"/>
    <w:basedOn w:val="Puces1"/>
    <w:qFormat/>
    <w:pPr>
      <w:pBdr>
        <w:top w:val="single" w:sz="12" w:space="1" w:color="000000"/>
        <w:left w:val="single" w:sz="12" w:space="4" w:color="000000"/>
        <w:bottom w:val="single" w:sz="12" w:space="1" w:color="000000"/>
        <w:right w:val="single" w:sz="12" w:space="4" w:color="000000"/>
      </w:pBdr>
      <w:ind w:hanging="360" w:start="360" w:end="0"/>
    </w:pPr>
    <w:rPr>
      <w:i w:val="false"/>
    </w:rPr>
  </w:style>
  <w:style w:type="paragraph" w:styleId="CSCmodleTitre1">
    <w:name w:val="CSC modèle Titre 1"/>
    <w:basedOn w:val="Heading8"/>
    <w:qFormat/>
    <w:pPr>
      <w:numPr>
        <w:ilvl w:val="0"/>
        <w:numId w:val="0"/>
      </w:numPr>
      <w:ind w:hanging="0" w:start="3402"/>
      <w:outlineLvl w:val="9"/>
    </w:pPr>
    <w:rPr/>
  </w:style>
  <w:style w:type="paragraph" w:styleId="CSCModleTitre11">
    <w:name w:val="CSC Modèle Titre 11"/>
    <w:basedOn w:val="Normal"/>
    <w:qFormat/>
    <w:pPr>
      <w:pBdr>
        <w:top w:val="double" w:sz="4" w:space="1" w:color="000000"/>
        <w:left w:val="double" w:sz="4" w:space="4" w:color="000000"/>
        <w:bottom w:val="double" w:sz="4" w:space="1" w:color="000000"/>
        <w:right w:val="double" w:sz="4" w:space="4" w:color="000000"/>
      </w:pBdr>
      <w:spacing w:lineRule="atLeast" w:line="300"/>
      <w:jc w:val="center"/>
    </w:pPr>
    <w:rPr>
      <w:b/>
      <w:sz w:val="28"/>
    </w:rPr>
  </w:style>
  <w:style w:type="paragraph" w:styleId="En-ttedetabledesmatires">
    <w:name w:val="En-tête de table des matières"/>
    <w:basedOn w:val="Heading1"/>
    <w:next w:val="Normal"/>
    <w:qFormat/>
    <w:pPr>
      <w:numPr>
        <w:ilvl w:val="0"/>
        <w:numId w:val="0"/>
      </w:numPr>
      <w:spacing w:lineRule="auto" w:line="276"/>
      <w:jc w:val="start"/>
      <w:outlineLvl w:val="9"/>
    </w:pPr>
    <w:rPr>
      <w:u w:val="none"/>
    </w:rPr>
  </w:style>
  <w:style w:type="paragraph" w:styleId="TOC1">
    <w:name w:val="toc 1"/>
    <w:basedOn w:val="Normal"/>
    <w:next w:val="Normal"/>
    <w:pPr>
      <w:spacing w:before="0" w:after="100"/>
    </w:pPr>
    <w:rPr>
      <w:b/>
      <w:lang w:val="fr-FR" w:eastAsia="fr-FR"/>
    </w:rPr>
  </w:style>
  <w:style w:type="paragraph" w:styleId="TOC2">
    <w:name w:val="toc 2"/>
    <w:basedOn w:val="Normal"/>
    <w:next w:val="Normal"/>
    <w:pPr>
      <w:spacing w:before="0" w:after="100"/>
      <w:ind w:hanging="0" w:start="240" w:end="0"/>
    </w:pPr>
    <w:rPr/>
  </w:style>
  <w:style w:type="paragraph" w:styleId="CSCTitre1">
    <w:name w:val="CSC Titre 1"/>
    <w:basedOn w:val="CSCModleTitre11"/>
    <w:qFormat/>
    <w:pPr>
      <w:pBdr>
        <w:top w:val="nil"/>
        <w:left w:val="nil"/>
        <w:bottom w:val="nil"/>
        <w:right w:val="nil"/>
      </w:pBdr>
      <w:outlineLvl w:val="0"/>
    </w:pPr>
    <w:rPr>
      <w:sz w:val="32"/>
      <w:szCs w:val="32"/>
      <w:u w:val="double"/>
    </w:rPr>
  </w:style>
  <w:style w:type="paragraph" w:styleId="CSCTitre2">
    <w:name w:val="CSC Titre 2"/>
    <w:basedOn w:val="Heading1"/>
    <w:qFormat/>
    <w:pPr>
      <w:numPr>
        <w:ilvl w:val="0"/>
        <w:numId w:val="0"/>
      </w:numPr>
      <w:outlineLvl w:val="9"/>
    </w:pPr>
    <w:rPr/>
  </w:style>
  <w:style w:type="paragraph" w:styleId="CSCTitre3">
    <w:name w:val="CSC Titre 3"/>
    <w:basedOn w:val="Heading2"/>
    <w:qFormat/>
    <w:pPr>
      <w:numPr>
        <w:ilvl w:val="0"/>
        <w:numId w:val="0"/>
      </w:numPr>
      <w:outlineLvl w:val="9"/>
    </w:pPr>
    <w:rPr>
      <w:rFonts w:ascii="Arial" w:hAnsi="Arial" w:cs="Arial"/>
    </w:rPr>
  </w:style>
  <w:style w:type="paragraph" w:styleId="TOC3">
    <w:name w:val="toc 3"/>
    <w:basedOn w:val="Normal"/>
    <w:next w:val="Normal"/>
    <w:pPr>
      <w:spacing w:before="0" w:after="100"/>
      <w:ind w:hanging="0" w:start="480" w:end="0"/>
    </w:pPr>
    <w:rPr/>
  </w:style>
  <w:style w:type="paragraph" w:styleId="CSCType3b">
    <w:name w:val="CSCType3b"/>
    <w:basedOn w:val="Normal"/>
    <w:qFormat/>
    <w:pPr>
      <w:spacing w:lineRule="auto" w:line="240" w:before="0" w:after="0"/>
      <w:contextualSpacing/>
    </w:pPr>
    <w:rPr>
      <w:rFonts w:ascii="Calibri" w:hAnsi="Calibri" w:eastAsia="Calibri" w:cs="Times New Roman"/>
      <w:i/>
      <w:sz w:val="22"/>
      <w:szCs w:val="22"/>
      <w:u w:val="single"/>
      <w:lang w:val="fr-BE"/>
    </w:rPr>
  </w:style>
  <w:style w:type="paragraph" w:styleId="FootnoteText">
    <w:name w:val="footnote text"/>
    <w:basedOn w:val="Normal"/>
    <w:pPr>
      <w:jc w:val="start"/>
    </w:pPr>
    <w:rPr>
      <w:rFonts w:ascii="Times New Roman" w:hAnsi="Times New Roman" w:cs="Times New Roman"/>
      <w:sz w:val="20"/>
    </w:rPr>
  </w:style>
  <w:style w:type="paragraph" w:styleId="Listepuces">
    <w:name w:val="Liste à puces"/>
    <w:basedOn w:val="Normal"/>
    <w:qFormat/>
    <w:pPr>
      <w:numPr>
        <w:ilvl w:val="0"/>
        <w:numId w:val="7"/>
      </w:numPr>
      <w:spacing w:lineRule="auto" w:line="240" w:before="0" w:after="200"/>
      <w:ind w:hanging="0" w:start="0" w:end="0"/>
    </w:pPr>
    <w:rPr>
      <w:sz w:val="22"/>
      <w:szCs w:val="24"/>
    </w:rPr>
  </w:style>
  <w:style w:type="paragraph" w:styleId="retraitpuce1">
    <w:name w:val="retrait puce 1"/>
    <w:basedOn w:val="Normal"/>
    <w:qFormat/>
    <w:pPr>
      <w:spacing w:lineRule="auto" w:line="240"/>
      <w:ind w:hanging="426" w:start="426" w:end="0"/>
    </w:pPr>
    <w:rPr>
      <w:sz w:val="22"/>
      <w:szCs w:val="22"/>
      <w:lang w:val="fr-BE"/>
    </w:rPr>
  </w:style>
  <w:style w:type="paragraph" w:styleId="Listepuces3">
    <w:name w:val="Liste à puces 3"/>
    <w:basedOn w:val="Normal"/>
    <w:qFormat/>
    <w:pPr>
      <w:numPr>
        <w:ilvl w:val="0"/>
        <w:numId w:val="6"/>
      </w:numPr>
      <w:spacing w:before="0" w:after="0"/>
      <w:contextualSpacing/>
    </w:pPr>
    <w:rPr/>
  </w:style>
  <w:style w:type="paragraph" w:styleId="Listepuces2">
    <w:name w:val="Liste à puces 2"/>
    <w:basedOn w:val="Listepuces3"/>
    <w:qFormat/>
    <w:pPr>
      <w:numPr>
        <w:ilvl w:val="0"/>
        <w:numId w:val="2"/>
      </w:numPr>
      <w:spacing w:lineRule="auto" w:line="240"/>
      <w:ind w:hanging="357" w:start="1775" w:end="0"/>
    </w:pPr>
    <w:rPr>
      <w:rFonts w:ascii="Calibri" w:hAnsi="Calibri" w:cs="Times New Roman"/>
      <w:sz w:val="22"/>
      <w:szCs w:val="24"/>
    </w:rPr>
  </w:style>
  <w:style w:type="paragraph" w:styleId="NormalWeb">
    <w:name w:val="Normal (Web)"/>
    <w:basedOn w:val="Normal"/>
    <w:qFormat/>
    <w:pPr>
      <w:spacing w:lineRule="auto" w:line="240" w:before="280" w:after="280"/>
      <w:jc w:val="start"/>
    </w:pPr>
    <w:rPr>
      <w:rFonts w:ascii="Times New Roman" w:hAnsi="Times New Roman" w:eastAsia="Calibri" w:cs="Times New Roman"/>
      <w:szCs w:val="24"/>
      <w:lang w:val="de-DE"/>
    </w:rPr>
  </w:style>
  <w:style w:type="paragraph" w:styleId="Rvision">
    <w:name w:val="Révision"/>
    <w:qFormat/>
    <w:pPr>
      <w:widowControl/>
      <w:bidi w:val="0"/>
    </w:pPr>
    <w:rPr>
      <w:rFonts w:ascii="Arial" w:hAnsi="Arial" w:eastAsia="Times New Roman" w:cs="Arial"/>
      <w:color w:val="auto"/>
      <w:sz w:val="24"/>
      <w:szCs w:val="20"/>
      <w:lang w:val="fr-F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ur04.safelinks.protection.outlook.com/?url=https%3A%2F%2Fdeveloppementdurable.wallonie.be%2Fsoutien%2Fprincipe-du-dnsh%2Fsources-conformite-du-dnsh&amp;data=05%7C02%7Cgauthier.michaux%40spw.wallonie.be%7C004634e5c3994b1ebb1d08de1cafb580%7C1f816a847aa64a56b22a7b3452fa8681%7C0%7C0%7C638979738179430214%7CUnknown%7CTWFpbGZsb3d8eyJFbXB0eU1hcGkiOnRydWUsIlYiOiIwLjAuMDAwMCIsIlAiOiJXaW4zMiIsIkFOIjoiTWFpbCIsIldUIjoyfQ%3D%3D%7C0%7C%7C%7C&amp;sdata=quLv2mgyS5ZY1UmV1RVi0mghe%2FnHFUZ%2BRV8tJsZf3Yk%3D&amp;reserved=0" TargetMode="External"/><Relationship Id="rId3" Type="http://schemas.openxmlformats.org/officeDocument/2006/relationships/hyperlink" Target="https://eur04.safelinks.protection.outlook.com/?url=https%3A%2F%2Fmarchespublics.wallonie.be%2Fhome%2Fparticiper-a-un-marche%2Fexecuter-le-marche%2Fsuivi-do-not-significant-harm-dnsh.html&amp;data=05%7C02%7Cgauthier.michaux%40spw.wallonie.be%7C004634e5c3994b1ebb1d08de1cafb580%7C1f816a847aa64a56b22a7b3452fa8681%7C0%7C0%7C638979738179454698%7CUnknown%7CTWFpbGZsb3d8eyJFbXB0eU1hcGkiOnRydWUsIlYiOiIwLjAuMDAwMCIsIlAiOiJXaW4zMiIsIkFOIjoiTWFpbCIsIldUIjoyfQ%3D%3D%7C0%7C%7C%7C&amp;sdata=GpCEk4yQH5UNUmfYfwQhSPhA63BBCaD5lYmzDayST1A%3D&amp;reserved=0" TargetMode="External"/><Relationship Id="rId4" Type="http://schemas.openxmlformats.org/officeDocument/2006/relationships/hyperlink" Target="https://marchespublics.wallonie.be/home/participer-a-un-marche/executer-le-marche/suivi-do-not-significant-harm-dnsh.html" TargetMode="External"/><Relationship Id="rId5" Type="http://schemas.openxmlformats.org/officeDocument/2006/relationships/hyperlink" Target="http://qc.spw.wallonie.be/fr/qualiroutes/index.html" TargetMode="External"/><Relationship Id="rId6" Type="http://schemas.openxmlformats.org/officeDocument/2006/relationships/hyperlink" Target="https://enot.publicprocurement.be/" TargetMode="External"/><Relationship Id="rId7" Type="http://schemas.openxmlformats.org/officeDocument/2006/relationships/hyperlink" Target="https://dume.publicprocurement.be/" TargetMode="External"/><Relationship Id="rId8" Type="http://schemas.openxmlformats.org/officeDocument/2006/relationships/hyperlink" Target="http://www.publicprocurement.be/fr/services-federaux/e-procurement/e-tendering" TargetMode="External"/><Relationship Id="rId9" Type="http://schemas.openxmlformats.org/officeDocument/2006/relationships/hyperlink" Target="http://www.publicprocurement.be/" TargetMode="External"/><Relationship Id="rId10" Type="http://schemas.openxmlformats.org/officeDocument/2006/relationships/hyperlink" Target="http://www.publicprocurement.be/" TargetMode="External"/><Relationship Id="rId11" Type="http://schemas.openxmlformats.org/officeDocument/2006/relationships/hyperlink" Target="https://expressum.wallonie.be/home" TargetMode="External"/><Relationship Id="rId12" Type="http://schemas.openxmlformats.org/officeDocument/2006/relationships/hyperlink" Target="https://ec.europa.eu/growth/tools-databases/ecertis/" TargetMode="External"/><Relationship Id="rId13" Type="http://schemas.openxmlformats.org/officeDocument/2006/relationships/hyperlink" Target="http://www.emploi.belgique.be/liste_enleveurs_amiante.aspx" TargetMode="External"/><Relationship Id="rId14" Type="http://schemas.openxmlformats.org/officeDocument/2006/relationships/hyperlink" Target="http://www.pointdecontactfraudesociale.belgique.be/" TargetMode="External"/><Relationship Id="rId15" Type="http://schemas.openxmlformats.org/officeDocument/2006/relationships/hyperlink" Target="mailto:agreation.entrepreneurs@economie.fgov.be"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simplification.be/" TargetMode="External"/><Relationship Id="rId2" Type="http://schemas.openxmlformats.org/officeDocument/2006/relationships/hyperlink" Target="https://digiflow.belgium.be/"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2025-11-25T16:10:00Z</dcterms:created>
  <dc:creator>15200</dc:creator>
  <dc:description/>
  <cp:keywords/>
  <dc:language>fr-FR</dc:language>
  <cp:lastModifiedBy>MICHAUX Gauthier</cp:lastModifiedBy>
  <cp:lastPrinted>2018-06-12T14:12:00Z</cp:lastPrinted>
  <dcterms:modified xsi:type="dcterms:W3CDTF">2025-11-25T17:10:00Z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dfa02c45-5433-48e7-a54c-d842744c7d85</vt:lpwstr>
  </property>
  <property fmtid="{D5CDD505-2E9C-101B-9397-08002B2CF9AE}" pid="3" name="MSIP_Label_e72a09c5-6e26-4737-a926-47ef1ab198ae_ContentBits">
    <vt:lpwstr>8</vt:lpwstr>
  </property>
  <property fmtid="{D5CDD505-2E9C-101B-9397-08002B2CF9AE}" pid="4" name="MSIP_Label_e72a09c5-6e26-4737-a926-47ef1ab198ae_Enabled">
    <vt:lpwstr>true</vt:lpwstr>
  </property>
  <property fmtid="{D5CDD505-2E9C-101B-9397-08002B2CF9AE}" pid="5" name="MSIP_Label_e72a09c5-6e26-4737-a926-47ef1ab198ae_Method">
    <vt:lpwstr>Standard</vt:lpwstr>
  </property>
  <property fmtid="{D5CDD505-2E9C-101B-9397-08002B2CF9AE}" pid="6" name="MSIP_Label_e72a09c5-6e26-4737-a926-47ef1ab198ae_Name">
    <vt:lpwstr>e72a09c5-6e26-4737-a926-47ef1ab198ae</vt:lpwstr>
  </property>
  <property fmtid="{D5CDD505-2E9C-101B-9397-08002B2CF9AE}" pid="7" name="MSIP_Label_e72a09c5-6e26-4737-a926-47ef1ab198ae_SetDate">
    <vt:lpwstr>2021-12-07T13:09:17Z</vt:lpwstr>
  </property>
  <property fmtid="{D5CDD505-2E9C-101B-9397-08002B2CF9AE}" pid="8" name="MSIP_Label_e72a09c5-6e26-4737-a926-47ef1ab198ae_SiteId">
    <vt:lpwstr>1f816a84-7aa6-4a56-b22a-7b3452fa8681</vt:lpwstr>
  </property>
</Properties>
</file>