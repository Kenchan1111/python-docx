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media/image12.wmf" ContentType="image/x-wmf"/>
  <Override PartName="/word/media/image3.wmf" ContentType="image/x-wmf"/>
  <Override PartName="/word/media/image10.wmf" ContentType="image/x-wmf"/>
  <Override PartName="/word/media/image5.wmf" ContentType="image/x-wmf"/>
  <Override PartName="/word/media/image6.wmf" ContentType="image/x-wmf"/>
  <Override PartName="/word/media/image7.wmf" ContentType="image/x-wmf"/>
  <Override PartName="/word/media/image2.wmf" ContentType="image/x-wmf"/>
  <Override PartName="/word/media/image11.wmf" ContentType="image/x-wmf"/>
  <Override PartName="/word/media/image8.wmf" ContentType="image/x-wmf"/>
  <Override PartName="/word/media/image4.wmf" ContentType="image/x-wmf"/>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double" w:sz="4" w:space="1" w:color="000000"/>
          <w:left w:val="double" w:sz="4" w:space="4" w:color="000000"/>
          <w:bottom w:val="double" w:sz="4" w:space="1" w:color="000000"/>
          <w:right w:val="double" w:sz="4" w:space="4" w:color="000000"/>
        </w:pBdr>
        <w:spacing w:lineRule="atLeast" w:line="300"/>
        <w:jc w:val="center"/>
        <w:rPr>
          <w:b/>
          <w:color w:val="000000"/>
          <w:sz w:val="28"/>
        </w:rPr>
      </w:pPr>
      <w:r>
        <w:rPr>
          <w:b/>
          <w:caps/>
          <w:color w:val="000000"/>
          <w:sz w:val="28"/>
        </w:rPr>
        <w:t xml:space="preserve">Précisions et commentaires relatifs àU chapitre K </w:t>
        <w:br/>
        <w:t>– Nouveaux ouvrages d’art du CCT QUALIROUTES</w:t>
      </w:r>
    </w:p>
    <w:p>
      <w:pPr>
        <w:pStyle w:val="Normal"/>
        <w:spacing w:lineRule="atLeast" w:line="300"/>
        <w:jc w:val="both"/>
        <w:rPr>
          <w:b/>
          <w:color w:val="000000"/>
          <w:sz w:val="28"/>
        </w:rPr>
      </w:pPr>
      <w:r>
        <w:rPr>
          <w:b/>
          <w:color w:val="000000"/>
          <w:sz w:val="28"/>
        </w:rPr>
      </w:r>
    </w:p>
    <w:p>
      <w:pPr>
        <w:pStyle w:val="Normal"/>
        <w:spacing w:lineRule="atLeast" w:line="300"/>
        <w:jc w:val="both"/>
        <w:rPr>
          <w:color w:val="000000"/>
        </w:rPr>
      </w:pPr>
      <w:r>
        <w:rPr>
          <w:color w:val="000000"/>
        </w:rPr>
      </w:r>
    </w:p>
    <w:p>
      <w:pPr>
        <w:pStyle w:val="Normal"/>
        <w:spacing w:lineRule="atLeast" w:line="300"/>
        <w:jc w:val="both"/>
        <w:rPr>
          <w:i/>
          <w:color w:val="000000"/>
        </w:rPr>
      </w:pPr>
      <w:r>
        <w:rPr>
          <w:i/>
          <w:color w:val="000000"/>
        </w:rPr>
        <w:t>Dans certains cas, il convient d'attirer l'attention de l’adjudicataire sur le fait que les plans réalisés par son bureau d'études doivent être signés par lui-même et que toute modification importante de ces plans après examen peut entraîner une rémunération des prestations nécessaires y afférentes.</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ind w:hanging="0" w:start="0"/>
        <w:rPr/>
      </w:pPr>
      <w:r>
        <w:rPr/>
        <w:t>K. 1.1. Essais géotechniques complémentaires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les essais géotechniques complémentaires ainsi que les prescriptions relatives à ces essais.</w:t>
      </w:r>
    </w:p>
    <w:p>
      <w:pPr>
        <w:pStyle w:val="Normal"/>
        <w:spacing w:lineRule="atLeast" w:line="300"/>
        <w:jc w:val="both"/>
        <w:rPr>
          <w:color w:val="000000"/>
        </w:rPr>
      </w:pPr>
      <w:r>
        <w:rPr>
          <w:color w:val="000000"/>
        </w:rPr>
      </w:r>
    </w:p>
    <w:p>
      <w:pPr>
        <w:pStyle w:val="Normal"/>
        <w:spacing w:lineRule="atLeast" w:line="300"/>
        <w:jc w:val="both"/>
        <w:rPr>
          <w:i/>
          <w:color w:val="000000"/>
        </w:rPr>
      </w:pPr>
      <w:r>
        <w:rPr>
          <w:i/>
          <w:color w:val="000000"/>
        </w:rPr>
        <w:t xml:space="preserve">Il est hautement souhaitable qu'une campagne d’essai préalable à la mise en adjudication soit effectuée. </w:t>
      </w:r>
    </w:p>
    <w:p>
      <w:pPr>
        <w:pStyle w:val="Normal"/>
        <w:spacing w:lineRule="atLeast" w:line="300"/>
        <w:jc w:val="both"/>
        <w:rPr/>
      </w:pPr>
      <w:r>
        <w:rPr>
          <w:i/>
          <w:color w:val="000000"/>
        </w:rPr>
        <w:t xml:space="preserve">Le cas échéant, avant ou en cours travaux, il peut être opportun de prendre contact avec la </w:t>
      </w:r>
      <w:r>
        <w:rPr>
          <w:i/>
          <w:color w:val="FF0000"/>
        </w:rPr>
        <w:t xml:space="preserve"> </w:t>
      </w:r>
      <w:r>
        <w:rPr>
          <w:i/>
          <w:color w:val="000000"/>
        </w:rPr>
        <w:t>Direction de la Géotechnique du SPW MI afin de voir si des essais géotechniques complémentaires sont nécessaires.</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ind w:hanging="0" w:start="0"/>
        <w:rPr/>
      </w:pPr>
      <w:r>
        <w:rPr/>
        <w:t>K. 1.2. Rabattement de la nappe aquifère</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 (à défaut, celles du E. 1.1 sont d’application).</w:t>
      </w:r>
    </w:p>
    <w:p>
      <w:pPr>
        <w:pStyle w:val="Normal"/>
        <w:spacing w:lineRule="atLeast" w:line="300"/>
        <w:jc w:val="both"/>
        <w:rPr>
          <w:color w:val="000000"/>
        </w:rPr>
      </w:pPr>
      <w:r>
        <w:rPr>
          <w:color w:val="000000"/>
        </w:rPr>
      </w:r>
    </w:p>
    <w:p>
      <w:pPr>
        <w:pStyle w:val="Normal"/>
        <w:spacing w:lineRule="atLeast" w:line="300"/>
        <w:jc w:val="both"/>
        <w:rPr/>
      </w:pPr>
      <w:r>
        <w:rPr>
          <w:i/>
          <w:color w:val="000000"/>
        </w:rPr>
        <w:t>Ne pas oublier de prévoir un poste pour les piézomètres de contrôle.</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ind w:hanging="0" w:start="0"/>
        <w:rPr/>
      </w:pPr>
      <w:r>
        <w:rPr/>
        <w:t>K. 1.3. Batardeaux</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w:t>
      </w:r>
    </w:p>
    <w:p>
      <w:pPr>
        <w:pStyle w:val="Normal"/>
        <w:spacing w:lineRule="atLeast" w:line="300"/>
        <w:jc w:val="both"/>
        <w:rPr>
          <w:color w:val="000000"/>
        </w:rPr>
      </w:pPr>
      <w:r>
        <w:rPr>
          <w:color w:val="000000"/>
        </w:rPr>
      </w:r>
    </w:p>
    <w:p>
      <w:pPr>
        <w:pStyle w:val="Normal"/>
        <w:spacing w:lineRule="atLeast" w:line="300"/>
        <w:jc w:val="both"/>
        <w:rPr>
          <w:i/>
          <w:color w:val="000000"/>
        </w:rPr>
      </w:pPr>
      <w:r>
        <w:rPr>
          <w:i/>
          <w:color w:val="000000"/>
        </w:rPr>
        <w:t>Ne pas oublier, si nécessaire, de prévoir un poste pour les piézomètres de contrôle.</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ind w:hanging="0" w:start="0"/>
        <w:rPr/>
      </w:pPr>
      <w:r>
        <w:rPr/>
        <w:t>K. 1.4. Consolidation du terrain en place</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1.5.2. Démolition – Clauses techniques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Le cas échéant, indiquer les conditions particulières dans lesquelles doit s’effectuer la démolition.</w:t>
      </w:r>
    </w:p>
    <w:p>
      <w:pPr>
        <w:pStyle w:val="Normal"/>
        <w:spacing w:lineRule="atLeast" w:line="300"/>
        <w:jc w:val="both"/>
        <w:rPr>
          <w:color w:val="000000"/>
        </w:rPr>
      </w:pPr>
      <w:r>
        <w:rPr>
          <w:color w:val="000000"/>
        </w:rPr>
      </w:r>
    </w:p>
    <w:p>
      <w:pPr>
        <w:pStyle w:val="Heading1"/>
        <w:ind w:hanging="0" w:start="0"/>
        <w:rPr/>
      </w:pPr>
      <w:r>
        <w:rPr/>
        <w:t>K. 1.5.4. Démolition –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si certaines études font l’objet de postes spécifiques au métré.</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 xml:space="preserve">K. 1.6. Terrassements (déblais et remblais) </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 (à défaut, celles du E. 4.6 sont d’application).</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1.7. Remblais spéciaux</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2.1.2. TYPES DE FONDATIONS PROFONDES</w:t>
      </w:r>
    </w:p>
    <w:p>
      <w:pPr>
        <w:pStyle w:val="Normal"/>
        <w:spacing w:lineRule="atLeast" w:line="300"/>
        <w:jc w:val="both"/>
        <w:rPr>
          <w:b/>
          <w:color w:val="000000"/>
        </w:rPr>
      </w:pPr>
      <w:r>
        <w:rPr>
          <w:b/>
          <w:color w:val="000000"/>
        </w:rPr>
      </w:r>
    </w:p>
    <w:p>
      <w:pPr>
        <w:pStyle w:val="Puces2"/>
        <w:numPr>
          <w:ilvl w:val="0"/>
          <w:numId w:val="6"/>
        </w:numPr>
        <w:ind w:hanging="0" w:start="0"/>
        <w:rPr>
          <w:b/>
        </w:rPr>
      </w:pPr>
      <w:r>
        <w:rPr/>
        <w:t>Indiquer le type de fondations profondes (catégorie I, II, III ou autre). Contacter la Direction de la Géotechnique du SPW MI si nécessaire.</w:t>
      </w:r>
    </w:p>
    <w:p>
      <w:pPr>
        <w:pStyle w:val="Normal"/>
        <w:spacing w:lineRule="atLeast" w:line="300"/>
        <w:jc w:val="both"/>
        <w:rPr>
          <w:b/>
          <w:color w:val="000000"/>
        </w:rPr>
      </w:pPr>
      <w:r>
        <w:rPr>
          <w:b/>
          <w:color w:val="000000"/>
        </w:rPr>
      </w:r>
    </w:p>
    <w:p>
      <w:pPr>
        <w:pStyle w:val="Normal"/>
        <w:spacing w:lineRule="atLeast" w:line="300"/>
        <w:jc w:val="both"/>
        <w:rPr>
          <w:b/>
          <w:color w:val="000000"/>
        </w:rPr>
      </w:pPr>
      <w:r>
        <w:rPr>
          <w:b/>
          <w:color w:val="000000"/>
        </w:rPr>
      </w:r>
    </w:p>
    <w:p>
      <w:pPr>
        <w:pStyle w:val="Heading1"/>
        <w:ind w:hanging="0" w:start="0"/>
        <w:rPr/>
      </w:pPr>
      <w:r>
        <w:rPr/>
        <w:t>K. 2.1.4. FONDATIONS PROFONDES – NOTE DE CALCUL POUR LE DIMENSIONNEMENT</w:t>
      </w:r>
    </w:p>
    <w:p>
      <w:pPr>
        <w:pStyle w:val="Normal"/>
        <w:spacing w:lineRule="atLeast" w:line="300"/>
        <w:jc w:val="both"/>
        <w:rPr>
          <w:b/>
          <w:color w:val="000000"/>
        </w:rPr>
      </w:pPr>
      <w:r>
        <w:rPr>
          <w:b/>
          <w:color w:val="000000"/>
        </w:rPr>
      </w:r>
    </w:p>
    <w:p>
      <w:pPr>
        <w:pStyle w:val="Normal"/>
        <w:spacing w:lineRule="atLeast" w:line="300"/>
        <w:jc w:val="both"/>
        <w:rPr>
          <w:i/>
          <w:color w:val="000000"/>
        </w:rPr>
      </w:pPr>
      <w:r>
        <w:rPr>
          <w:i/>
          <w:color w:val="000000"/>
        </w:rPr>
        <w:t>Afin de dimensionner des fondations profondes, une campagne d'essais géotechniques est indispensable. A ce sujet, prendre contact au plus vite avec la Direction de la Géotechnique du SPW MI.</w:t>
      </w:r>
    </w:p>
    <w:p>
      <w:pPr>
        <w:pStyle w:val="Normal"/>
        <w:spacing w:lineRule="atLeast" w:line="300"/>
        <w:jc w:val="both"/>
        <w:rPr>
          <w:b/>
          <w:i/>
          <w:color w:val="000000"/>
        </w:rPr>
      </w:pPr>
      <w:r>
        <w:rPr>
          <w:b/>
          <w:i/>
          <w:color w:val="000000"/>
        </w:rPr>
      </w:r>
    </w:p>
    <w:p>
      <w:pPr>
        <w:pStyle w:val="Puces2"/>
        <w:numPr>
          <w:ilvl w:val="0"/>
          <w:numId w:val="6"/>
        </w:numPr>
        <w:ind w:hanging="0" w:start="0"/>
        <w:rPr/>
      </w:pPr>
      <w:r>
        <w:rPr/>
        <w:t>Indiquer que le procès-verbal relatif à l’étude géotechnique est joint en annexe.</w:t>
      </w:r>
    </w:p>
    <w:p>
      <w:pPr>
        <w:pStyle w:val="Puces2"/>
        <w:numPr>
          <w:ilvl w:val="0"/>
          <w:numId w:val="6"/>
        </w:numPr>
        <w:ind w:hanging="0" w:start="0"/>
        <w:rPr/>
      </w:pPr>
      <w:r>
        <w:rPr/>
        <w:t>Joindre le procès-verbal d'essais.</w:t>
      </w:r>
    </w:p>
    <w:p>
      <w:pPr>
        <w:pStyle w:val="Puces2"/>
        <w:numPr>
          <w:ilvl w:val="0"/>
          <w:numId w:val="6"/>
        </w:numPr>
        <w:ind w:hanging="0" w:start="0"/>
        <w:rPr/>
      </w:pPr>
      <w:r>
        <w:rPr/>
        <w:t>A défaut d'un procès-verbal, joindre les résultats des essais géotechniques réalisés avec un plan d'implantation et indiquer le contexte géologique du site.</w:t>
      </w:r>
    </w:p>
    <w:p>
      <w:pPr>
        <w:pStyle w:val="Puces2"/>
        <w:numPr>
          <w:ilvl w:val="0"/>
          <w:numId w:val="6"/>
        </w:numPr>
        <w:ind w:hanging="0" w:start="0"/>
        <w:rPr/>
      </w:pPr>
      <w:r>
        <w:rPr/>
        <w:t>A défaut d'essais géotechnique réalisés, indiquer le contexte géologique du site.</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2.5.2. Faux-puits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2.6. ESSAIS DE CONTROLE</w:t>
      </w:r>
    </w:p>
    <w:p>
      <w:pPr>
        <w:pStyle w:val="Normal"/>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 Indiquer le nombre et la nature des essais de contrôles s'ils différent des presctiptions du K. 2.6. du CCT QUALIROUTES. Contacter la Direction de la Géotechnique du SPW MI si besoin.</w:t>
      </w:r>
    </w:p>
    <w:p>
      <w:pPr>
        <w:pStyle w:val="Normal"/>
        <w:spacing w:lineRule="atLeast" w:line="300"/>
        <w:jc w:val="both"/>
        <w:rPr>
          <w:color w:val="000000"/>
        </w:rPr>
      </w:pPr>
      <w:r>
        <w:rPr>
          <w:color w:val="000000"/>
        </w:rPr>
      </w:r>
    </w:p>
    <w:p>
      <w:pPr>
        <w:pStyle w:val="Heading1"/>
        <w:ind w:hanging="0" w:start="0"/>
        <w:rPr/>
      </w:pPr>
      <w:r>
        <w:rPr/>
        <w:t>K. 2.6.6.  ESSAIS DE CONTROLE – FORAGES DESTRUCTIFS OU CAROTTES AVEC ENREGISTREMENT DES PARAMETRES</w:t>
      </w:r>
    </w:p>
    <w:p>
      <w:pPr>
        <w:pStyle w:val="Normal"/>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 Indiquer la profondeur des forages destructifs ou carottés avec enregistrement des paramètres à atteindre.</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 Si des injections de coulis de ciment sont à réaliser dans ces forages, indiquer les prescriptions nécessaires.</w:t>
      </w:r>
    </w:p>
    <w:p>
      <w:pPr>
        <w:pStyle w:val="Normal"/>
        <w:spacing w:lineRule="atLeast" w:line="300"/>
        <w:jc w:val="both"/>
        <w:rPr>
          <w:color w:val="000000"/>
        </w:rPr>
      </w:pPr>
      <w:r>
        <w:rPr>
          <w:color w:val="000000"/>
        </w:rPr>
      </w:r>
    </w:p>
    <w:p>
      <w:pPr>
        <w:pStyle w:val="Normal"/>
        <w:spacing w:lineRule="atLeast" w:line="300"/>
        <w:jc w:val="both"/>
        <w:rPr>
          <w:b/>
          <w:color w:val="000000"/>
        </w:rPr>
      </w:pPr>
      <w:r>
        <w:rPr>
          <w:b/>
          <w:color w:val="000000"/>
        </w:rPr>
      </w:r>
    </w:p>
    <w:p>
      <w:pPr>
        <w:pStyle w:val="Normal"/>
        <w:spacing w:lineRule="atLeast" w:line="300"/>
        <w:jc w:val="both"/>
        <w:rPr/>
      </w:pPr>
      <w:r>
        <w:rPr>
          <w:b/>
          <w:color w:val="000000"/>
        </w:rPr>
        <w:t>K. 2.6.7.  ESSAIS DE MISE EN CHARGE STATIQUE DE TRACTION POUR MICROPIEUX</w:t>
      </w:r>
    </w:p>
    <w:p>
      <w:pPr>
        <w:pStyle w:val="Normal"/>
        <w:spacing w:lineRule="atLeast" w:line="300"/>
        <w:jc w:val="both"/>
        <w:rPr>
          <w:b/>
          <w:color w:val="000000"/>
        </w:rPr>
      </w:pPr>
      <w:r>
        <w:rPr>
          <w:b/>
          <w:color w:val="000000"/>
        </w:rPr>
        <w:t>K.   2.6.7.2.  PRESCRIPTIONS ET SPECIFICATIONS</w:t>
      </w:r>
    </w:p>
    <w:p>
      <w:pPr>
        <w:pStyle w:val="Normal"/>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 Indiquer si des essais préalables sont nécessaires et dans l’affirmative, préciser leur nombre.</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 Indiquer le nombre d’essais de contrôle à réaliser.</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Normal"/>
        <w:spacing w:lineRule="exact" w:line="300"/>
        <w:jc w:val="both"/>
        <w:rPr/>
      </w:pPr>
      <w:r>
        <w:rPr>
          <w:b/>
          <w:bCs/>
          <w:color w:val="000000"/>
        </w:rPr>
        <w:t>K. 3. OUVRAGES ENTERRES</w:t>
      </w:r>
    </w:p>
    <w:p>
      <w:pPr>
        <w:pStyle w:val="Normal"/>
        <w:spacing w:lineRule="exact" w:line="300"/>
        <w:jc w:val="both"/>
        <w:rPr>
          <w:b/>
          <w:bCs/>
          <w:color w:val="000000"/>
        </w:rPr>
      </w:pPr>
      <w:r>
        <w:rPr>
          <w:b/>
          <w:bCs/>
          <w:color w:val="000000"/>
        </w:rPr>
      </w:r>
    </w:p>
    <w:p>
      <w:pPr>
        <w:pStyle w:val="Normal"/>
        <w:autoSpaceDE w:val="false"/>
        <w:rPr/>
      </w:pPr>
      <w:r>
        <w:rPr>
          <w:rFonts w:cs="Arial"/>
          <w:b/>
          <w:color w:val="000000"/>
          <w:sz w:val="22"/>
          <w:szCs w:val="22"/>
          <w:lang w:val="fr-BE"/>
        </w:rPr>
        <w:t>K. 3.1.1</w:t>
      </w:r>
      <w:r>
        <w:rPr>
          <w:rFonts w:cs="Arial"/>
          <w:color w:val="000000"/>
          <w:sz w:val="22"/>
          <w:szCs w:val="22"/>
          <w:lang w:val="fr-BE"/>
        </w:rPr>
        <w:t xml:space="preserve">. </w:t>
      </w:r>
      <w:r>
        <w:rPr>
          <w:rFonts w:cs="Arial"/>
          <w:b/>
          <w:bCs/>
          <w:color w:val="000000"/>
          <w:sz w:val="22"/>
          <w:szCs w:val="22"/>
          <w:lang w:val="fr-BE"/>
        </w:rPr>
        <w:t>NOTE DE CALCUL POUR LE DIMENSIONNEMENT DES OUVRAGES ENTERRES</w:t>
      </w:r>
    </w:p>
    <w:p>
      <w:pPr>
        <w:pStyle w:val="Normal"/>
        <w:spacing w:lineRule="exact" w:line="300"/>
        <w:jc w:val="both"/>
        <w:rPr>
          <w:rFonts w:cs="Arial"/>
          <w:b/>
          <w:bCs/>
          <w:color w:val="000000"/>
          <w:sz w:val="22"/>
          <w:szCs w:val="22"/>
          <w:lang w:val="fr-BE"/>
        </w:rPr>
      </w:pPr>
      <w:r>
        <w:rPr>
          <w:rFonts w:cs="Arial"/>
          <w:b/>
          <w:bCs/>
          <w:color w:val="000000"/>
          <w:sz w:val="22"/>
          <w:szCs w:val="22"/>
          <w:lang w:val="fr-BE"/>
        </w:rPr>
      </w:r>
    </w:p>
    <w:p>
      <w:pPr>
        <w:pStyle w:val="Normal"/>
        <w:spacing w:lineRule="exact" w:line="300"/>
        <w:jc w:val="both"/>
        <w:rPr/>
      </w:pPr>
      <w:r>
        <w:rPr>
          <w:i/>
          <w:color w:val="000000"/>
        </w:rPr>
        <w:t>Afin de dimensionner les ouvrages enterrés, une campagne d'essais géotechniques est nécessaire. S'ils n'ont pas encore été réalisés, prendre contact au plus vite avec la Direction de la Géotechnique du SPW MI.</w:t>
      </w:r>
    </w:p>
    <w:p>
      <w:pPr>
        <w:pStyle w:val="Normal"/>
        <w:spacing w:lineRule="exact" w:line="300"/>
        <w:jc w:val="both"/>
        <w:rPr>
          <w:b/>
          <w:i/>
          <w:color w:val="FF0000"/>
        </w:rPr>
      </w:pPr>
      <w:r>
        <w:rPr>
          <w:b/>
          <w:i/>
          <w:color w:val="FF0000"/>
        </w:rPr>
      </w:r>
    </w:p>
    <w:p>
      <w:pPr>
        <w:pStyle w:val="Puces2"/>
        <w:numPr>
          <w:ilvl w:val="0"/>
          <w:numId w:val="6"/>
        </w:numPr>
        <w:ind w:hanging="284" w:start="284" w:end="0"/>
        <w:rPr/>
      </w:pPr>
      <w:r>
        <w:rPr/>
        <w:t>Indiquer que le procès-verbal relatif à l’étude géotechnique est joint en annexe.</w:t>
      </w:r>
    </w:p>
    <w:p>
      <w:pPr>
        <w:pStyle w:val="Puces2"/>
        <w:numPr>
          <w:ilvl w:val="0"/>
          <w:numId w:val="6"/>
        </w:numPr>
        <w:ind w:hanging="284" w:start="284" w:end="0"/>
        <w:rPr/>
      </w:pPr>
      <w:r>
        <w:rPr/>
        <w:t>Joindre le procès-verbal d'essais.</w:t>
      </w:r>
    </w:p>
    <w:p>
      <w:pPr>
        <w:pStyle w:val="Puces2"/>
        <w:numPr>
          <w:ilvl w:val="0"/>
          <w:numId w:val="6"/>
        </w:numPr>
        <w:ind w:hanging="284" w:start="284" w:end="0"/>
        <w:rPr/>
      </w:pPr>
      <w:r>
        <w:rPr/>
        <w:t>A défaut d'un procès-verbal, joindre les résultats des essais géotechniques réalisés avec un plan d'implantation et indiquer le contexte géologique du site.</w:t>
      </w:r>
    </w:p>
    <w:p>
      <w:pPr>
        <w:pStyle w:val="Puces2"/>
        <w:numPr>
          <w:ilvl w:val="0"/>
          <w:numId w:val="6"/>
        </w:numPr>
        <w:ind w:hanging="284" w:start="284" w:end="0"/>
        <w:rPr/>
      </w:pPr>
      <w:r>
        <w:rPr/>
        <w:t>A défaut d'essais géotechnique réalisés, indiquer le contexte géologique du site.</w:t>
      </w:r>
    </w:p>
    <w:p>
      <w:pPr>
        <w:pStyle w:val="Normal"/>
        <w:spacing w:lineRule="exact" w:line="300"/>
        <w:jc w:val="both"/>
        <w:rPr>
          <w:color w:val="000000"/>
        </w:rPr>
      </w:pPr>
      <w:r>
        <w:rPr>
          <w:color w:val="000000"/>
        </w:rPr>
      </w:r>
    </w:p>
    <w:p>
      <w:pPr>
        <w:pStyle w:val="Normal"/>
        <w:spacing w:lineRule="exact" w:line="300"/>
        <w:jc w:val="both"/>
        <w:rPr>
          <w:color w:val="000000"/>
        </w:rPr>
      </w:pPr>
      <w:r>
        <w:rPr>
          <w:color w:val="000000"/>
        </w:rPr>
      </w:r>
    </w:p>
    <w:p>
      <w:pPr>
        <w:pStyle w:val="Normal"/>
        <w:autoSpaceDE w:val="false"/>
        <w:rPr>
          <w:rFonts w:cs="Arial"/>
          <w:b/>
          <w:bCs/>
          <w:color w:val="000000"/>
          <w:szCs w:val="22"/>
          <w:lang w:val="fr-BE"/>
        </w:rPr>
      </w:pPr>
      <w:r>
        <w:rPr>
          <w:rFonts w:cs="Arial"/>
          <w:b/>
          <w:bCs/>
          <w:color w:val="000000"/>
          <w:szCs w:val="22"/>
          <w:lang w:val="fr-BE"/>
        </w:rPr>
        <w:t>K. 3.1.2. MATERIAUX</w:t>
      </w:r>
    </w:p>
    <w:p>
      <w:pPr>
        <w:pStyle w:val="Normal"/>
        <w:spacing w:lineRule="exact" w:line="300"/>
        <w:jc w:val="both"/>
        <w:rPr>
          <w:rFonts w:cs="Arial"/>
          <w:b/>
          <w:bCs/>
          <w:color w:val="000000"/>
          <w:szCs w:val="22"/>
          <w:lang w:val="fr-BE"/>
        </w:rPr>
      </w:pPr>
      <w:r>
        <w:rPr>
          <w:rFonts w:cs="Arial"/>
          <w:b/>
          <w:bCs/>
          <w:color w:val="000000"/>
          <w:szCs w:val="22"/>
          <w:lang w:val="fr-BE"/>
        </w:rPr>
      </w:r>
    </w:p>
    <w:p>
      <w:pPr>
        <w:pStyle w:val="Normal"/>
        <w:spacing w:lineRule="exact" w:line="300"/>
        <w:jc w:val="both"/>
        <w:rPr/>
      </w:pPr>
      <w:r>
        <w:rPr>
          <w:i/>
          <w:iCs/>
          <w:color w:val="000000"/>
        </w:rPr>
        <w:t>Dans le cas d’utilisation d’acier précontraint, prendre contact avec la Direction des Matériaux de structure du SPW MI.</w:t>
      </w:r>
    </w:p>
    <w:p>
      <w:pPr>
        <w:pStyle w:val="Normal"/>
        <w:spacing w:lineRule="exact" w:line="300"/>
        <w:jc w:val="both"/>
        <w:rPr>
          <w:i/>
          <w:iCs/>
          <w:color w:val="000000"/>
        </w:rPr>
      </w:pPr>
      <w:r>
        <w:rPr>
          <w:i/>
          <w:iCs/>
          <w:color w:val="000000"/>
        </w:rPr>
      </w:r>
    </w:p>
    <w:p>
      <w:pPr>
        <w:pStyle w:val="Heading1"/>
        <w:ind w:hanging="0" w:start="0"/>
        <w:rPr/>
      </w:pPr>
      <w:r>
        <w:rPr/>
        <w:t>K. 3.2. Ouvrages en maçonnerie</w:t>
      </w:r>
    </w:p>
    <w:p>
      <w:pPr>
        <w:pStyle w:val="Normal"/>
        <w:spacing w:lineRule="exact" w:line="300"/>
        <w:jc w:val="both"/>
        <w:rPr>
          <w:color w:val="000000"/>
        </w:rPr>
      </w:pPr>
      <w:r>
        <w:rPr>
          <w:color w:val="000000"/>
        </w:rPr>
      </w:r>
    </w:p>
    <w:p>
      <w:pPr>
        <w:pStyle w:val="Puces2"/>
        <w:numPr>
          <w:ilvl w:val="0"/>
          <w:numId w:val="6"/>
        </w:numPr>
        <w:ind w:hanging="284" w:start="284" w:end="0"/>
        <w:rPr/>
      </w:pPr>
      <w:r>
        <w:rPr/>
        <w:t>Indiquer au C. 28.2.1.3. le type de taille ou de finition de surface.</w:t>
      </w:r>
    </w:p>
    <w:p>
      <w:pPr>
        <w:pStyle w:val="Puces2"/>
        <w:numPr>
          <w:ilvl w:val="0"/>
          <w:numId w:val="6"/>
        </w:numPr>
        <w:ind w:hanging="284" w:start="284" w:end="0"/>
        <w:rPr/>
      </w:pPr>
      <w:r>
        <w:rPr/>
        <w:t>Indiquer au C. 28.6.1. les ouvrages ou parties d’ouvrages où sont admis les moellons en pierre d’ardoise.</w:t>
      </w:r>
    </w:p>
    <w:p>
      <w:pPr>
        <w:pStyle w:val="Puces2"/>
        <w:numPr>
          <w:ilvl w:val="0"/>
          <w:numId w:val="6"/>
        </w:numPr>
        <w:ind w:hanging="284" w:start="284" w:end="0"/>
        <w:rPr/>
      </w:pPr>
      <w:r>
        <w:rPr/>
        <w:t>Indiquer au C. 28.6.2.3. si une palette périmétrique ou un "tranche-fil" est présent ou non.</w:t>
      </w:r>
    </w:p>
    <w:p>
      <w:pPr>
        <w:pStyle w:val="Normal"/>
        <w:spacing w:lineRule="exact" w:line="300"/>
        <w:jc w:val="both"/>
        <w:rPr>
          <w:color w:val="000000"/>
        </w:rPr>
      </w:pPr>
      <w:r>
        <w:rPr>
          <w:color w:val="000000"/>
        </w:rPr>
      </w:r>
    </w:p>
    <w:p>
      <w:pPr>
        <w:pStyle w:val="Normal"/>
        <w:spacing w:lineRule="exact" w:line="300"/>
        <w:jc w:val="both"/>
        <w:rPr>
          <w:color w:val="000000"/>
        </w:rPr>
      </w:pPr>
      <w:r>
        <w:rPr>
          <w:color w:val="000000"/>
        </w:rPr>
      </w:r>
    </w:p>
    <w:p>
      <w:pPr>
        <w:pStyle w:val="Normal"/>
        <w:spacing w:lineRule="exact" w:line="300"/>
        <w:jc w:val="both"/>
        <w:rPr/>
      </w:pPr>
      <w:r>
        <w:rPr>
          <w:b/>
          <w:bCs/>
          <w:color w:val="000000"/>
        </w:rPr>
        <w:t>K. 3.3. REMBLAIS RENFORCES</w:t>
      </w:r>
    </w:p>
    <w:p>
      <w:pPr>
        <w:pStyle w:val="Normal"/>
        <w:spacing w:lineRule="exact" w:line="300"/>
        <w:jc w:val="both"/>
        <w:rPr>
          <w:b/>
          <w:bCs/>
          <w:color w:val="000000"/>
        </w:rPr>
      </w:pPr>
      <w:r>
        <w:rPr>
          <w:b/>
          <w:bCs/>
          <w:color w:val="000000"/>
        </w:rPr>
      </w:r>
    </w:p>
    <w:p>
      <w:pPr>
        <w:pStyle w:val="Normal"/>
        <w:spacing w:lineRule="exact" w:line="300"/>
        <w:jc w:val="both"/>
        <w:rPr>
          <w:b/>
          <w:bCs/>
          <w:color w:val="000000"/>
        </w:rPr>
      </w:pPr>
      <w:r>
        <w:rPr>
          <w:b/>
          <w:bCs/>
          <w:color w:val="000000"/>
        </w:rPr>
        <w:t>K. 3.3.3. SPECIFICATIONS ET VERIFICATIONS</w:t>
      </w:r>
    </w:p>
    <w:p>
      <w:pPr>
        <w:pStyle w:val="Normal"/>
        <w:spacing w:lineRule="exact" w:line="300"/>
        <w:jc w:val="both"/>
        <w:rPr>
          <w:b/>
          <w:bCs/>
          <w:color w:val="000000"/>
        </w:rPr>
      </w:pPr>
      <w:r>
        <w:rPr>
          <w:b/>
          <w:bCs/>
          <w:color w:val="000000"/>
        </w:rPr>
      </w:r>
    </w:p>
    <w:p>
      <w:pPr>
        <w:pStyle w:val="Normal"/>
        <w:spacing w:lineRule="exact" w:line="300"/>
        <w:jc w:val="both"/>
        <w:rPr>
          <w:i/>
          <w:iCs/>
          <w:color w:val="000000"/>
        </w:rPr>
      </w:pPr>
      <w:r>
        <w:rPr>
          <w:i/>
          <w:iCs/>
          <w:color w:val="000000"/>
        </w:rPr>
        <w:t>Le placement d’éléments de renforcement de remblais doit tenir compte des emplacements des câbles et/ou des conduites enterrés éventuels à placer dans le cadre des travaux et dans le futur.</w:t>
      </w:r>
    </w:p>
    <w:p>
      <w:pPr>
        <w:pStyle w:val="Normal"/>
        <w:spacing w:lineRule="atLeast" w:line="300"/>
        <w:jc w:val="both"/>
        <w:rPr>
          <w:i/>
          <w:iCs/>
          <w:color w:val="000000"/>
        </w:rPr>
      </w:pPr>
      <w:r>
        <w:rPr>
          <w:i/>
          <w:iCs/>
          <w:color w:val="000000"/>
        </w:rPr>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2"/>
        <w:ind w:hanging="0" w:start="0"/>
        <w:rPr/>
      </w:pPr>
      <w:r>
        <w:rPr/>
        <w:t>K. 3.4. RIDEAUX DE PALPLANCHES</w:t>
      </w:r>
    </w:p>
    <w:p>
      <w:pPr>
        <w:pStyle w:val="Normal"/>
        <w:autoSpaceDE w:val="false"/>
        <w:rPr>
          <w:rFonts w:cs="Arial"/>
          <w:b/>
          <w:color w:val="000000"/>
          <w:lang w:val="fr-BE"/>
        </w:rPr>
      </w:pPr>
      <w:r>
        <w:rPr>
          <w:rFonts w:cs="Arial"/>
          <w:b/>
          <w:color w:val="000000"/>
          <w:lang w:val="fr-BE"/>
        </w:rPr>
      </w:r>
    </w:p>
    <w:p>
      <w:pPr>
        <w:pStyle w:val="Normal"/>
        <w:autoSpaceDE w:val="false"/>
        <w:rPr>
          <w:rFonts w:cs="Arial"/>
          <w:b/>
          <w:color w:val="000000"/>
          <w:lang w:val="fr-BE"/>
        </w:rPr>
      </w:pPr>
      <w:r>
        <w:rPr>
          <w:rFonts w:cs="Arial"/>
          <w:b/>
          <w:color w:val="000000"/>
          <w:lang w:val="fr-BE"/>
        </w:rPr>
        <w:t>K. 3.4.2. EXECUTION</w:t>
      </w:r>
    </w:p>
    <w:p>
      <w:pPr>
        <w:pStyle w:val="Normal"/>
        <w:rPr>
          <w:rFonts w:cs="Arial"/>
          <w:b/>
          <w:color w:val="000000"/>
          <w:lang w:val="fr-BE"/>
        </w:rPr>
      </w:pPr>
      <w:r>
        <w:rPr>
          <w:rFonts w:cs="Arial"/>
          <w:b/>
          <w:color w:val="000000"/>
          <w:lang w:val="fr-BE"/>
        </w:rPr>
      </w:r>
    </w:p>
    <w:p>
      <w:pPr>
        <w:pStyle w:val="Normal"/>
        <w:jc w:val="both"/>
        <w:rPr/>
      </w:pPr>
      <w:r>
        <w:rPr>
          <w:bCs/>
          <w:i/>
          <w:iCs/>
          <w:color w:val="000000"/>
        </w:rPr>
        <w:t>Consulter la Direction de la Géotechnique du SPW MI afin d'évaluer la faisabilité de cette technique en fonction du contexte géotechnique.</w:t>
      </w:r>
    </w:p>
    <w:p>
      <w:pPr>
        <w:pStyle w:val="Normal"/>
        <w:rPr>
          <w:bCs/>
          <w:i/>
          <w:iCs/>
          <w:color w:val="000000"/>
        </w:rPr>
      </w:pPr>
      <w:r>
        <w:rPr>
          <w:bCs/>
          <w:i/>
          <w:iCs/>
          <w:color w:val="000000"/>
        </w:rPr>
      </w:r>
    </w:p>
    <w:p>
      <w:pPr>
        <w:pStyle w:val="Normal"/>
        <w:jc w:val="both"/>
        <w:rPr>
          <w:bCs/>
          <w:i/>
          <w:iCs/>
          <w:color w:val="000000"/>
        </w:rPr>
      </w:pPr>
      <w:r>
        <w:rPr>
          <w:bCs/>
          <w:i/>
          <w:iCs/>
          <w:color w:val="000000"/>
        </w:rPr>
        <w:t>Si un ouvrage d’art ou un bâtiment en maçonnerie est présent à moins de 20 mètres des palplanches à réaliser, prévoir un suivi vibratoire pendant l’éxecution des travaux.</w:t>
      </w:r>
    </w:p>
    <w:p>
      <w:pPr>
        <w:pStyle w:val="Normal"/>
        <w:rPr>
          <w:bCs/>
          <w:i/>
          <w:iCs/>
          <w:color w:val="000000"/>
        </w:rPr>
      </w:pPr>
      <w:r>
        <w:rPr>
          <w:bCs/>
          <w:i/>
          <w:iCs/>
          <w:color w:val="000000"/>
        </w:rPr>
      </w:r>
    </w:p>
    <w:p>
      <w:pPr>
        <w:pStyle w:val="Normal"/>
        <w:autoSpaceDE w:val="false"/>
        <w:rPr>
          <w:rFonts w:cs="Arial"/>
          <w:b/>
          <w:bCs/>
          <w:color w:val="000000"/>
          <w:lang w:val="fr-BE"/>
        </w:rPr>
      </w:pPr>
      <w:r>
        <w:rPr>
          <w:rFonts w:cs="Arial"/>
          <w:b/>
          <w:bCs/>
          <w:color w:val="000000"/>
          <w:lang w:val="fr-BE"/>
        </w:rPr>
        <w:t>K. 3.4.4. VERIFICATIONS</w:t>
      </w:r>
    </w:p>
    <w:p>
      <w:pPr>
        <w:pStyle w:val="Normal"/>
        <w:rPr>
          <w:rFonts w:cs="Arial"/>
          <w:b/>
          <w:bCs/>
          <w:color w:val="000000"/>
          <w:lang w:val="fr-BE"/>
        </w:rPr>
      </w:pPr>
      <w:r>
        <w:rPr>
          <w:rFonts w:cs="Arial"/>
          <w:b/>
          <w:bCs/>
          <w:color w:val="000000"/>
          <w:lang w:val="fr-BE"/>
        </w:rPr>
      </w:r>
    </w:p>
    <w:p>
      <w:pPr>
        <w:pStyle w:val="Normal"/>
        <w:rPr>
          <w:bCs/>
          <w:i/>
          <w:iCs/>
          <w:color w:val="000000"/>
        </w:rPr>
      </w:pPr>
      <w:r>
        <w:rPr>
          <w:bCs/>
          <w:i/>
          <w:iCs/>
          <w:color w:val="000000"/>
        </w:rPr>
        <w:t>Si des essais de battage de palplanches sont réalisés, leurs emplacements sont indiqués dans les documents de marché.</w:t>
      </w:r>
    </w:p>
    <w:p>
      <w:pPr>
        <w:pStyle w:val="Normal"/>
        <w:rPr>
          <w:b/>
          <w:bCs/>
          <w:i/>
          <w:iCs/>
          <w:color w:val="000000"/>
        </w:rPr>
      </w:pPr>
      <w:r>
        <w:rPr>
          <w:b/>
          <w:bCs/>
          <w:i/>
          <w:iCs/>
          <w:color w:val="000000"/>
        </w:rPr>
      </w:r>
    </w:p>
    <w:p>
      <w:pPr>
        <w:pStyle w:val="Normal"/>
        <w:rPr>
          <w:b/>
          <w:color w:val="000000"/>
        </w:rPr>
      </w:pPr>
      <w:r>
        <w:rPr>
          <w:b/>
          <w:color w:val="000000"/>
        </w:rPr>
        <w:t>K. 3.4.5. PAIEMENT</w:t>
      </w:r>
    </w:p>
    <w:p>
      <w:pPr>
        <w:pStyle w:val="Normal"/>
        <w:rPr>
          <w:b/>
          <w:color w:val="000000"/>
        </w:rPr>
      </w:pPr>
      <w:r>
        <w:rPr>
          <w:b/>
          <w:color w:val="000000"/>
        </w:rPr>
      </w:r>
    </w:p>
    <w:p>
      <w:pPr>
        <w:pStyle w:val="Normal"/>
        <w:jc w:val="both"/>
        <w:rPr>
          <w:bCs/>
          <w:i/>
          <w:iCs/>
          <w:color w:val="000000"/>
        </w:rPr>
      </w:pPr>
      <w:r>
        <w:rPr>
          <w:bCs/>
          <w:i/>
          <w:iCs/>
          <w:color w:val="000000"/>
        </w:rPr>
        <w:t>La surface développée des palplanches doit être estimée selon les formules reprises dans ce paragraphe.</w:t>
      </w:r>
    </w:p>
    <w:p>
      <w:pPr>
        <w:pStyle w:val="Normal"/>
        <w:spacing w:lineRule="exact" w:line="300"/>
        <w:jc w:val="both"/>
        <w:rPr>
          <w:bCs/>
          <w:i/>
          <w:iCs/>
          <w:color w:val="000000"/>
        </w:rPr>
      </w:pPr>
      <w:r>
        <w:rPr>
          <w:bCs/>
          <w:i/>
          <w:iCs/>
          <w:color w:val="000000"/>
        </w:rPr>
      </w:r>
    </w:p>
    <w:p>
      <w:pPr>
        <w:pStyle w:val="Normal"/>
        <w:spacing w:lineRule="exact" w:line="300"/>
        <w:jc w:val="both"/>
        <w:rPr>
          <w:color w:val="000000"/>
        </w:rPr>
      </w:pPr>
      <w:r>
        <w:rPr>
          <w:color w:val="000000"/>
        </w:rPr>
      </w:r>
    </w:p>
    <w:p>
      <w:pPr>
        <w:pStyle w:val="Puces1"/>
        <w:numPr>
          <w:ilvl w:val="0"/>
          <w:numId w:val="0"/>
        </w:numPr>
        <w:ind w:hanging="283" w:start="283" w:end="0"/>
        <w:rPr>
          <w:rFonts w:cs="Arial"/>
          <w:b/>
          <w:i w:val="false"/>
          <w:iCs/>
          <w:szCs w:val="24"/>
        </w:rPr>
      </w:pPr>
      <w:r>
        <w:rPr>
          <w:rFonts w:cs="Arial"/>
          <w:b/>
          <w:i w:val="false"/>
          <w:iCs/>
          <w:szCs w:val="24"/>
        </w:rPr>
        <w:t xml:space="preserve">K. 3.8. PAROIS CLOUEES </w:t>
      </w:r>
    </w:p>
    <w:p>
      <w:pPr>
        <w:pStyle w:val="Normal"/>
        <w:autoSpaceDE w:val="false"/>
        <w:rPr>
          <w:rFonts w:cs="Arial"/>
          <w:b/>
          <w:i/>
          <w:iCs/>
          <w:color w:val="000000"/>
          <w:szCs w:val="24"/>
          <w:lang w:val="fr-BE"/>
        </w:rPr>
      </w:pPr>
      <w:r>
        <w:rPr>
          <w:rFonts w:cs="Arial"/>
          <w:b/>
          <w:i/>
          <w:iCs/>
          <w:color w:val="000000"/>
          <w:szCs w:val="24"/>
          <w:lang w:val="fr-BE"/>
        </w:rPr>
      </w:r>
    </w:p>
    <w:p>
      <w:pPr>
        <w:pStyle w:val="Normal"/>
        <w:autoSpaceDE w:val="false"/>
        <w:rPr/>
      </w:pPr>
      <w:r>
        <w:rPr>
          <w:rFonts w:cs="Arial"/>
          <w:b/>
          <w:color w:val="000000"/>
          <w:lang w:val="fr-BE"/>
        </w:rPr>
        <w:t>K. 3.8.1. DESCRIPTION</w:t>
      </w:r>
    </w:p>
    <w:p>
      <w:pPr>
        <w:pStyle w:val="Normal"/>
        <w:autoSpaceDE w:val="false"/>
        <w:rPr>
          <w:rFonts w:cs="Arial"/>
          <w:b/>
          <w:color w:val="000000"/>
          <w:lang w:val="fr-BE"/>
        </w:rPr>
      </w:pPr>
      <w:r>
        <w:rPr>
          <w:rFonts w:cs="Arial"/>
          <w:b/>
          <w:color w:val="000000"/>
          <w:lang w:val="fr-BE"/>
        </w:rPr>
      </w:r>
    </w:p>
    <w:p>
      <w:pPr>
        <w:pStyle w:val="Normal"/>
        <w:autoSpaceDE w:val="false"/>
        <w:jc w:val="both"/>
        <w:rPr/>
      </w:pPr>
      <w:r>
        <w:rPr>
          <w:rFonts w:cs="Arial"/>
          <w:i/>
          <w:iCs/>
          <w:color w:val="000000"/>
          <w:lang w:val="fr-BE"/>
        </w:rPr>
        <w:t>Le présent paragraphe ne concerne pas les dispositifs de confortement des parois rocheuses ni de retenue d’éboulis. Pour ce type d’ouvrage, prendre contact avec la Direction de la Géotechnique du SPW MI.</w:t>
      </w:r>
    </w:p>
    <w:p>
      <w:pPr>
        <w:pStyle w:val="Normal"/>
        <w:autoSpaceDE w:val="false"/>
        <w:rPr>
          <w:rFonts w:cs="Arial"/>
          <w:i/>
          <w:iCs/>
          <w:color w:val="000000"/>
          <w:lang w:val="fr-BE"/>
        </w:rPr>
      </w:pPr>
      <w:r>
        <w:rPr>
          <w:rFonts w:cs="Arial"/>
          <w:i/>
          <w:iCs/>
          <w:color w:val="000000"/>
          <w:lang w:val="fr-BE"/>
        </w:rPr>
      </w:r>
    </w:p>
    <w:p>
      <w:pPr>
        <w:pStyle w:val="Normal"/>
        <w:autoSpaceDE w:val="false"/>
        <w:rPr>
          <w:rFonts w:cs="Arial"/>
          <w:color w:val="000000"/>
          <w:lang w:val="fr-BE"/>
        </w:rPr>
      </w:pPr>
      <w:r>
        <w:rPr>
          <w:rFonts w:cs="Arial"/>
          <w:color w:val="000000"/>
          <w:lang w:val="fr-BE"/>
        </w:rPr>
      </w:r>
    </w:p>
    <w:p>
      <w:pPr>
        <w:pStyle w:val="Heading4"/>
        <w:ind w:hanging="0" w:start="0"/>
        <w:rPr>
          <w:lang w:val="fr-BE"/>
        </w:rPr>
      </w:pPr>
      <w:r>
        <w:rPr>
          <w:lang w:val="fr-BE"/>
        </w:rPr>
        <w:t>K. 3.8.4.2. Injection</w:t>
      </w:r>
    </w:p>
    <w:p>
      <w:pPr>
        <w:pStyle w:val="Normal"/>
        <w:autoSpaceDE w:val="false"/>
        <w:rPr>
          <w:rFonts w:cs="Arial"/>
          <w:color w:val="000000"/>
          <w:lang w:val="fr-BE"/>
        </w:rPr>
      </w:pPr>
      <w:r>
        <w:rPr>
          <w:rFonts w:cs="Arial"/>
          <w:color w:val="000000"/>
          <w:lang w:val="fr-BE"/>
        </w:rPr>
      </w:r>
    </w:p>
    <w:p>
      <w:pPr>
        <w:pStyle w:val="Normal"/>
        <w:autoSpaceDE w:val="false"/>
        <w:jc w:val="both"/>
        <w:rPr/>
      </w:pPr>
      <w:r>
        <w:rPr>
          <w:rFonts w:cs="Arial"/>
          <w:i/>
          <w:iCs/>
          <w:color w:val="000000"/>
          <w:lang w:val="fr-BE"/>
        </w:rPr>
        <w:t>Dans le cas où les injection sont réalisées sous pression, indiquer la pression maximale autorisée. Ce paramètre dépend notamment du parement, du sol et de la présence éventuelle de structures enterrées à proximité (chambres de visite, collecteurs, caves…).</w:t>
      </w:r>
    </w:p>
    <w:p>
      <w:pPr>
        <w:pStyle w:val="Normal"/>
        <w:spacing w:lineRule="exact" w:line="300"/>
        <w:jc w:val="both"/>
        <w:rPr>
          <w:rFonts w:cs="Arial"/>
          <w:i/>
          <w:iCs/>
          <w:color w:val="000000"/>
          <w:lang w:val="fr-BE"/>
        </w:rPr>
      </w:pPr>
      <w:r>
        <w:rPr>
          <w:rFonts w:cs="Arial"/>
          <w:i/>
          <w:iCs/>
          <w:color w:val="000000"/>
          <w:lang w:val="fr-BE"/>
        </w:rPr>
      </w:r>
    </w:p>
    <w:p>
      <w:pPr>
        <w:pStyle w:val="Normal"/>
        <w:spacing w:lineRule="exact" w:line="300"/>
        <w:jc w:val="both"/>
        <w:rPr>
          <w:color w:val="000000"/>
        </w:rPr>
      </w:pPr>
      <w:r>
        <w:rPr>
          <w:color w:val="000000"/>
        </w:rPr>
      </w:r>
    </w:p>
    <w:p>
      <w:pPr>
        <w:pStyle w:val="Puces1"/>
        <w:numPr>
          <w:ilvl w:val="0"/>
          <w:numId w:val="0"/>
        </w:numPr>
        <w:ind w:hanging="283" w:start="283" w:end="0"/>
        <w:rPr/>
      </w:pPr>
      <w:r>
        <w:rPr>
          <w:rFonts w:cs="Arial"/>
          <w:b/>
          <w:i w:val="false"/>
          <w:iCs/>
          <w:szCs w:val="24"/>
        </w:rPr>
        <w:t xml:space="preserve">K. 3.9. TIRANTS D’ANCRAGE </w:t>
      </w:r>
    </w:p>
    <w:p>
      <w:pPr>
        <w:pStyle w:val="Normal"/>
        <w:spacing w:lineRule="exact" w:line="300"/>
        <w:jc w:val="both"/>
        <w:rPr>
          <w:rFonts w:cs="Arial"/>
          <w:b/>
          <w:i/>
          <w:iCs/>
          <w:color w:val="000000"/>
          <w:szCs w:val="24"/>
        </w:rPr>
      </w:pPr>
      <w:r>
        <w:rPr>
          <w:rFonts w:cs="Arial"/>
          <w:b/>
          <w:i/>
          <w:iCs/>
          <w:color w:val="000000"/>
          <w:szCs w:val="24"/>
        </w:rPr>
      </w:r>
    </w:p>
    <w:p>
      <w:pPr>
        <w:pStyle w:val="Normal"/>
        <w:autoSpaceDE w:val="false"/>
        <w:rPr>
          <w:rFonts w:cs="Arial"/>
          <w:b/>
          <w:color w:val="000000"/>
          <w:lang w:val="fr-BE"/>
        </w:rPr>
      </w:pPr>
      <w:r>
        <w:rPr>
          <w:rFonts w:cs="Arial"/>
          <w:b/>
          <w:color w:val="000000"/>
          <w:lang w:val="fr-BE"/>
        </w:rPr>
        <w:t>K. 3.9.5. ESSAIS DE TRACTION</w:t>
      </w:r>
    </w:p>
    <w:p>
      <w:pPr>
        <w:pStyle w:val="Normal"/>
        <w:autoSpaceDE w:val="false"/>
        <w:rPr>
          <w:rFonts w:cs="Arial"/>
          <w:b/>
          <w:color w:val="000000"/>
          <w:lang w:val="fr-BE"/>
        </w:rPr>
      </w:pPr>
      <w:r>
        <w:rPr>
          <w:rFonts w:cs="Arial"/>
          <w:b/>
          <w:color w:val="000000"/>
          <w:lang w:val="fr-BE"/>
        </w:rPr>
      </w:r>
    </w:p>
    <w:p>
      <w:pPr>
        <w:pStyle w:val="Normal"/>
        <w:autoSpaceDE w:val="false"/>
        <w:jc w:val="both"/>
        <w:rPr>
          <w:rFonts w:cs="Arial"/>
          <w:bCs/>
          <w:i/>
          <w:iCs/>
          <w:color w:val="000000"/>
          <w:lang w:val="fr-BE"/>
        </w:rPr>
      </w:pPr>
      <w:r>
        <w:rPr>
          <w:rFonts w:cs="Arial"/>
          <w:bCs/>
          <w:i/>
          <w:iCs/>
          <w:color w:val="000000"/>
          <w:lang w:val="fr-BE"/>
        </w:rPr>
        <w:t xml:space="preserve">Les essais préalables ou essais à la rupture sont utiles pour vérifier les hypothèses géotechniques de la note de calcul rédigée par le bureau d’études. </w:t>
      </w:r>
    </w:p>
    <w:p>
      <w:pPr>
        <w:pStyle w:val="Normal"/>
        <w:autoSpaceDE w:val="false"/>
        <w:jc w:val="both"/>
        <w:rPr>
          <w:rFonts w:cs="Arial"/>
          <w:bCs/>
          <w:i/>
          <w:iCs/>
          <w:color w:val="000000"/>
          <w:lang w:val="fr-BE"/>
        </w:rPr>
      </w:pPr>
      <w:r>
        <w:rPr>
          <w:rFonts w:cs="Arial"/>
          <w:bCs/>
          <w:i/>
          <w:iCs/>
          <w:color w:val="000000"/>
          <w:lang w:val="fr-BE"/>
        </w:rPr>
      </w:r>
    </w:p>
    <w:p>
      <w:pPr>
        <w:pStyle w:val="Puces2"/>
        <w:numPr>
          <w:ilvl w:val="0"/>
          <w:numId w:val="0"/>
        </w:numPr>
        <w:pBdr>
          <w:top w:val="single" w:sz="12" w:space="1" w:color="000000"/>
          <w:left w:val="single" w:sz="12" w:space="16" w:color="000000"/>
          <w:bottom w:val="single" w:sz="12" w:space="1" w:color="000000"/>
          <w:right w:val="single" w:sz="12" w:space="4" w:color="000000"/>
        </w:pBdr>
        <w:tabs>
          <w:tab w:val="clear" w:pos="284"/>
        </w:tabs>
        <w:ind w:hanging="0" w:start="284" w:end="0"/>
        <w:rPr/>
      </w:pPr>
      <w:r>
        <w:rPr/>
        <w:t xml:space="preserve">Si essais à la rupture, indiquer précisément les emplacements des tirants testés à la rupture dans les documents de marché. </w:t>
      </w:r>
    </w:p>
    <w:p>
      <w:pPr>
        <w:pStyle w:val="Normal"/>
        <w:autoSpaceDE w:val="false"/>
        <w:jc w:val="both"/>
        <w:rPr/>
      </w:pPr>
      <w:r>
        <w:rPr>
          <w:rFonts w:cs="Arial"/>
          <w:bCs/>
          <w:i/>
          <w:iCs/>
          <w:color w:val="000000"/>
          <w:lang w:val="fr-BE"/>
        </w:rPr>
        <w:t>La Direction de la Géotechnique du SPW MI peut être consultée à cet effet.</w:t>
      </w:r>
    </w:p>
    <w:p>
      <w:pPr>
        <w:pStyle w:val="Normal"/>
        <w:autoSpaceDE w:val="false"/>
        <w:jc w:val="both"/>
        <w:rPr>
          <w:rFonts w:cs="Arial"/>
          <w:bCs/>
          <w:i/>
          <w:iCs/>
          <w:color w:val="000000"/>
          <w:lang w:val="fr-BE"/>
        </w:rPr>
      </w:pPr>
      <w:r>
        <w:rPr>
          <w:rFonts w:cs="Arial"/>
          <w:bCs/>
          <w:i/>
          <w:iCs/>
          <w:color w:val="000000"/>
          <w:lang w:val="fr-BE"/>
        </w:rPr>
      </w:r>
    </w:p>
    <w:p>
      <w:pPr>
        <w:pStyle w:val="Normal"/>
        <w:autoSpaceDE w:val="false"/>
        <w:jc w:val="both"/>
        <w:rPr/>
      </w:pPr>
      <w:r>
        <w:rPr>
          <w:rFonts w:cs="Arial"/>
          <w:bCs/>
          <w:i/>
          <w:iCs/>
          <w:color w:val="000000"/>
          <w:lang w:val="fr-BE"/>
        </w:rPr>
        <w:t xml:space="preserve">Pour les critères de validité des essais de traction, ne pas confondre allongement et fluage (voir formule dans K. 3.9.5.). </w:t>
      </w:r>
    </w:p>
    <w:p>
      <w:pPr>
        <w:pStyle w:val="Normal"/>
        <w:spacing w:lineRule="atLeast" w:line="300"/>
        <w:jc w:val="both"/>
        <w:rPr>
          <w:rFonts w:cs="Arial"/>
          <w:bCs/>
          <w:i/>
          <w:iCs/>
          <w:color w:val="000000"/>
          <w:lang w:val="fr-BE"/>
        </w:rPr>
      </w:pPr>
      <w:r>
        <w:rPr>
          <w:rFonts w:cs="Arial"/>
          <w:bCs/>
          <w:i/>
          <w:iCs/>
          <w:color w:val="000000"/>
          <w:lang w:val="fr-BE"/>
        </w:rPr>
      </w:r>
    </w:p>
    <w:p>
      <w:pPr>
        <w:pStyle w:val="Normal"/>
        <w:spacing w:lineRule="atLeast" w:line="300"/>
        <w:jc w:val="both"/>
        <w:rPr>
          <w:color w:val="000000"/>
          <w:lang w:val="fr-BE"/>
        </w:rPr>
      </w:pPr>
      <w:r>
        <w:rPr>
          <w:color w:val="000000"/>
          <w:lang w:val="fr-BE"/>
        </w:rPr>
      </w:r>
    </w:p>
    <w:p>
      <w:pPr>
        <w:pStyle w:val="Heading1"/>
        <w:ind w:hanging="0" w:start="0"/>
        <w:rPr/>
      </w:pPr>
      <w:r>
        <w:rPr/>
        <w:t>K. 4.1.2.2.2. Transport, mise en œuvre et cure du béton FRAIS</w:t>
      </w:r>
    </w:p>
    <w:p>
      <w:pPr>
        <w:pStyle w:val="Normal"/>
        <w:jc w:val="both"/>
        <w:rPr/>
      </w:pPr>
      <w:r>
        <w:rPr/>
      </w:r>
    </w:p>
    <w:p>
      <w:pPr>
        <w:pStyle w:val="Commentaire"/>
        <w:pBdr>
          <w:top w:val="single" w:sz="12" w:space="0" w:color="000000"/>
          <w:left w:val="single" w:sz="12" w:space="4" w:color="000000"/>
          <w:bottom w:val="single" w:sz="12" w:space="1" w:color="000000"/>
          <w:right w:val="single" w:sz="12" w:space="4" w:color="000000"/>
        </w:pBdr>
        <w:jc w:val="both"/>
        <w:rPr>
          <w:rFonts w:ascii="Times New Roman" w:hAnsi="Times New Roman" w:cs="Times New Roman"/>
          <w:sz w:val="24"/>
        </w:rPr>
      </w:pPr>
      <w:r>
        <w:rPr>
          <w:rFonts w:cs="Times New Roman" w:ascii="Times New Roman" w:hAnsi="Times New Roman"/>
          <w:sz w:val="24"/>
        </w:rPr>
        <w:t xml:space="preserve">Indiquer les exigences minimales demandées pour assurer la compatibilité de la cure avec les éventuelles teintes spécifiées. </w:t>
      </w:r>
    </w:p>
    <w:p>
      <w:pPr>
        <w:pStyle w:val="Normal"/>
        <w:jc w:val="both"/>
        <w:rPr>
          <w:rFonts w:ascii="Times New Roman" w:hAnsi="Times New Roman" w:cs="Times New Roman"/>
          <w:sz w:val="22"/>
        </w:rPr>
      </w:pPr>
      <w:r>
        <w:rPr>
          <w:rFonts w:cs="Times New Roman"/>
          <w:sz w:val="22"/>
        </w:rPr>
      </w:r>
    </w:p>
    <w:p>
      <w:pPr>
        <w:pStyle w:val="Normal"/>
        <w:jc w:val="both"/>
        <w:rPr>
          <w:sz w:val="22"/>
        </w:rPr>
      </w:pPr>
      <w:r>
        <w:rPr>
          <w:sz w:val="22"/>
        </w:rPr>
      </w:r>
    </w:p>
    <w:p>
      <w:pPr>
        <w:pStyle w:val="Heading1"/>
        <w:ind w:hanging="0" w:start="0"/>
        <w:rPr/>
      </w:pPr>
      <w:r>
        <w:rPr/>
        <w:t>K. 4.1.2.2.3. ouvrages en béton – JOINT de DILATATION</w:t>
      </w:r>
    </w:p>
    <w:p>
      <w:pPr>
        <w:pStyle w:val="Normal"/>
        <w:rPr/>
      </w:pPr>
      <w:r>
        <w:rPr/>
      </w:r>
    </w:p>
    <w:p>
      <w:pPr>
        <w:pStyle w:val="Commentaire"/>
        <w:pBdr>
          <w:top w:val="single" w:sz="12" w:space="0" w:color="000000"/>
          <w:left w:val="single" w:sz="12" w:space="4" w:color="000000"/>
          <w:bottom w:val="single" w:sz="12" w:space="1" w:color="000000"/>
          <w:right w:val="single" w:sz="12" w:space="4" w:color="000000"/>
        </w:pBdr>
        <w:jc w:val="both"/>
        <w:rPr>
          <w:rFonts w:ascii="Times New Roman" w:hAnsi="Times New Roman" w:cs="Times New Roman"/>
          <w:sz w:val="24"/>
        </w:rPr>
      </w:pPr>
      <w:r>
        <w:rPr>
          <w:rFonts w:cs="Times New Roman" w:ascii="Times New Roman" w:hAnsi="Times New Roman"/>
          <w:sz w:val="24"/>
        </w:rPr>
        <w:t>Préciser:</w:t>
      </w:r>
    </w:p>
    <w:p>
      <w:pPr>
        <w:pStyle w:val="Commentaire"/>
        <w:pBdr>
          <w:top w:val="single" w:sz="12" w:space="0" w:color="000000"/>
          <w:left w:val="single" w:sz="12" w:space="4" w:color="000000"/>
          <w:bottom w:val="single" w:sz="12" w:space="1" w:color="000000"/>
          <w:right w:val="single" w:sz="12" w:space="4" w:color="000000"/>
        </w:pBdr>
        <w:jc w:val="both"/>
        <w:rPr>
          <w:rFonts w:ascii="Times New Roman" w:hAnsi="Times New Roman" w:cs="Times New Roman"/>
          <w:sz w:val="24"/>
        </w:rPr>
      </w:pPr>
      <w:r>
        <w:rPr>
          <w:rFonts w:cs="Times New Roman" w:ascii="Times New Roman" w:hAnsi="Times New Roman"/>
          <w:sz w:val="24"/>
        </w:rPr>
        <w:t>- les dimensions du joint type oméga</w:t>
      </w:r>
    </w:p>
    <w:p>
      <w:pPr>
        <w:pStyle w:val="Commentaire"/>
        <w:pBdr>
          <w:top w:val="single" w:sz="12" w:space="0" w:color="000000"/>
          <w:left w:val="single" w:sz="12" w:space="4" w:color="000000"/>
          <w:bottom w:val="single" w:sz="12" w:space="1" w:color="000000"/>
          <w:right w:val="single" w:sz="12" w:space="4" w:color="000000"/>
        </w:pBdr>
        <w:jc w:val="both"/>
        <w:rPr>
          <w:rFonts w:ascii="Times New Roman" w:hAnsi="Times New Roman" w:cs="Times New Roman"/>
          <w:sz w:val="24"/>
        </w:rPr>
      </w:pPr>
      <w:r>
        <w:rPr>
          <w:rFonts w:cs="Times New Roman" w:ascii="Times New Roman" w:hAnsi="Times New Roman"/>
          <w:sz w:val="24"/>
        </w:rPr>
        <w:t>- le cas échéant, les dimensions des tenon et mortaise.</w:t>
      </w:r>
    </w:p>
    <w:p>
      <w:pPr>
        <w:pStyle w:val="Normal"/>
        <w:jc w:val="both"/>
        <w:rPr>
          <w:rFonts w:ascii="Times New Roman" w:hAnsi="Times New Roman" w:cs="Times New Roman"/>
          <w:sz w:val="24"/>
        </w:rPr>
      </w:pPr>
      <w:r>
        <w:rPr>
          <w:rFonts w:cs="Times New Roman"/>
          <w:sz w:val="24"/>
        </w:rPr>
      </w:r>
    </w:p>
    <w:p>
      <w:pPr>
        <w:pStyle w:val="Normal"/>
        <w:jc w:val="both"/>
        <w:rPr/>
      </w:pPr>
      <w:r>
        <w:rPr/>
      </w:r>
    </w:p>
    <w:p>
      <w:pPr>
        <w:pStyle w:val="Heading2"/>
        <w:ind w:hanging="0" w:start="0"/>
        <w:rPr/>
      </w:pPr>
      <w:r>
        <w:rPr/>
        <w:t>K. 4.1.3. SPECIFICATIONS</w:t>
      </w:r>
    </w:p>
    <w:p>
      <w:pPr>
        <w:pStyle w:val="Normal"/>
        <w:rPr/>
      </w:pPr>
      <w:r>
        <w:rPr/>
      </w:r>
    </w:p>
    <w:p>
      <w:pPr>
        <w:pStyle w:val="Commentaire"/>
        <w:pBdr>
          <w:top w:val="single" w:sz="12" w:space="0" w:color="000000"/>
          <w:left w:val="single" w:sz="12" w:space="4" w:color="000000"/>
          <w:bottom w:val="single" w:sz="12" w:space="1" w:color="000000"/>
          <w:right w:val="single" w:sz="12" w:space="4" w:color="000000"/>
        </w:pBdr>
        <w:jc w:val="both"/>
        <w:rPr>
          <w:rFonts w:ascii="Times New Roman" w:hAnsi="Times New Roman" w:cs="Times New Roman"/>
          <w:sz w:val="24"/>
        </w:rPr>
      </w:pPr>
      <w:r>
        <w:rPr>
          <w:rFonts w:cs="Times New Roman" w:ascii="Times New Roman" w:hAnsi="Times New Roman"/>
          <w:sz w:val="24"/>
        </w:rPr>
        <w:t>Indiquer les prescriptions particulières propres à chaque ouvrage.</w:t>
      </w:r>
    </w:p>
    <w:p>
      <w:pPr>
        <w:pStyle w:val="Normal"/>
        <w:spacing w:lineRule="exact" w:line="300"/>
        <w:jc w:val="both"/>
        <w:rPr>
          <w:rFonts w:ascii="Times New Roman" w:hAnsi="Times New Roman" w:cs="Times New Roman"/>
          <w:sz w:val="24"/>
        </w:rPr>
      </w:pPr>
      <w:r>
        <w:rPr>
          <w:rFonts w:cs="Times New Roman"/>
          <w:sz w:val="24"/>
        </w:rPr>
      </w:r>
    </w:p>
    <w:p>
      <w:pPr>
        <w:pStyle w:val="BodyText"/>
        <w:spacing w:lineRule="exact" w:line="300"/>
        <w:rPr/>
      </w:pPr>
      <w:r>
        <w:rPr/>
        <w:t>Conformément au § 6.2. du document de référence QUALIROUTES-C-2, les plans et le CSC doivent mentionner pour chaque béton:</w:t>
      </w:r>
    </w:p>
    <w:p>
      <w:pPr>
        <w:pStyle w:val="BodyText"/>
        <w:numPr>
          <w:ilvl w:val="0"/>
          <w:numId w:val="7"/>
        </w:numPr>
        <w:spacing w:lineRule="exact" w:line="300"/>
        <w:rPr/>
      </w:pPr>
      <w:r>
        <w:rPr/>
        <w:t>les prescriptions obligatoires de base:</w:t>
      </w:r>
    </w:p>
    <w:p>
      <w:pPr>
        <w:pStyle w:val="Puces1"/>
        <w:numPr>
          <w:ilvl w:val="0"/>
          <w:numId w:val="4"/>
        </w:numPr>
        <w:tabs>
          <w:tab w:val="clear" w:pos="284"/>
          <w:tab w:val="left" w:pos="720" w:leader="none"/>
        </w:tabs>
        <w:ind w:hanging="360" w:start="720" w:end="0"/>
        <w:rPr/>
      </w:pPr>
      <w:r>
        <w:rPr/>
        <w:t>le type de béton (BA ou BNA ou BP)</w:t>
      </w:r>
    </w:p>
    <w:p>
      <w:pPr>
        <w:pStyle w:val="Normal"/>
        <w:numPr>
          <w:ilvl w:val="0"/>
          <w:numId w:val="4"/>
        </w:numPr>
        <w:tabs>
          <w:tab w:val="clear" w:pos="567"/>
          <w:tab w:val="left" w:pos="720" w:leader="none"/>
        </w:tabs>
        <w:spacing w:lineRule="exact" w:line="300"/>
        <w:ind w:hanging="360" w:start="720" w:end="0"/>
        <w:jc w:val="both"/>
        <w:rPr>
          <w:i/>
          <w:color w:val="000000"/>
        </w:rPr>
      </w:pPr>
      <w:r>
        <w:rPr>
          <w:i/>
          <w:color w:val="000000"/>
        </w:rPr>
        <w:t>la classe de résistance</w:t>
      </w:r>
    </w:p>
    <w:p>
      <w:pPr>
        <w:pStyle w:val="Normal"/>
        <w:numPr>
          <w:ilvl w:val="0"/>
          <w:numId w:val="4"/>
        </w:numPr>
        <w:tabs>
          <w:tab w:val="clear" w:pos="567"/>
          <w:tab w:val="left" w:pos="720" w:leader="none"/>
        </w:tabs>
        <w:spacing w:lineRule="exact" w:line="300"/>
        <w:ind w:hanging="360" w:start="720" w:end="0"/>
        <w:jc w:val="both"/>
        <w:rPr>
          <w:i/>
          <w:color w:val="000000"/>
        </w:rPr>
      </w:pPr>
      <w:r>
        <w:rPr>
          <w:i/>
          <w:color w:val="000000"/>
        </w:rPr>
        <w:t xml:space="preserve">la classe d’environnement </w:t>
      </w:r>
    </w:p>
    <w:p>
      <w:pPr>
        <w:pStyle w:val="Normal"/>
        <w:numPr>
          <w:ilvl w:val="0"/>
          <w:numId w:val="4"/>
        </w:numPr>
        <w:tabs>
          <w:tab w:val="clear" w:pos="567"/>
          <w:tab w:val="left" w:pos="720" w:leader="none"/>
        </w:tabs>
        <w:spacing w:lineRule="exact" w:line="300" w:before="0" w:after="120"/>
        <w:ind w:hanging="357" w:start="714" w:end="0"/>
        <w:jc w:val="both"/>
        <w:rPr>
          <w:i/>
          <w:color w:val="000000"/>
        </w:rPr>
      </w:pPr>
      <w:r>
        <w:rPr>
          <w:i/>
          <w:color w:val="000000"/>
        </w:rPr>
        <w:t xml:space="preserve">l'enrobage nominal </w:t>
      </w:r>
    </w:p>
    <w:p>
      <w:pPr>
        <w:pStyle w:val="Normal"/>
        <w:spacing w:lineRule="exact" w:line="300" w:before="0" w:after="120"/>
        <w:jc w:val="both"/>
        <w:rPr>
          <w:i/>
          <w:color w:val="000000"/>
        </w:rPr>
      </w:pPr>
      <w:r>
        <w:rPr>
          <w:i/>
          <w:color w:val="000000"/>
        </w:rPr>
        <w:t>La classe de consistance et le Dmax ne doivent pas être spécifiés, ils sont laissés à l’appréciation de l’entrepreneur.</w:t>
      </w:r>
    </w:p>
    <w:p>
      <w:pPr>
        <w:pStyle w:val="BodyText"/>
        <w:numPr>
          <w:ilvl w:val="0"/>
          <w:numId w:val="7"/>
        </w:numPr>
        <w:spacing w:lineRule="exact" w:line="300"/>
        <w:rPr/>
      </w:pPr>
      <w:r>
        <w:rPr/>
        <w:t>les prescriptions complémentaires rendues obligatoires:</w:t>
      </w:r>
    </w:p>
    <w:p>
      <w:pPr>
        <w:pStyle w:val="Normal"/>
        <w:numPr>
          <w:ilvl w:val="0"/>
          <w:numId w:val="4"/>
        </w:numPr>
        <w:tabs>
          <w:tab w:val="clear" w:pos="567"/>
          <w:tab w:val="left" w:pos="720" w:leader="none"/>
        </w:tabs>
        <w:spacing w:lineRule="exact" w:line="300"/>
        <w:ind w:hanging="360" w:start="720" w:end="0"/>
        <w:jc w:val="both"/>
        <w:rPr>
          <w:i/>
          <w:color w:val="000000"/>
        </w:rPr>
      </w:pPr>
      <w:r>
        <w:rPr>
          <w:i/>
          <w:color w:val="000000"/>
        </w:rPr>
        <w:t>le type de ciment (§ C.8. du CCT Qualiroutes)</w:t>
      </w:r>
    </w:p>
    <w:p>
      <w:pPr>
        <w:pStyle w:val="Normal"/>
        <w:spacing w:lineRule="exact" w:line="300"/>
        <w:ind w:start="720" w:end="0"/>
        <w:jc w:val="both"/>
        <w:rPr/>
      </w:pPr>
      <w:r>
        <w:rPr>
          <w:i/>
          <w:color w:val="000000"/>
        </w:rPr>
        <w:t>En cas de combinaisons de propriétés particulières (HSR, LA, LH), s’assurer que la combinaison souhaitée est disponible sur le marché. La Direction des Matériaux de Structure peut être consultée en cas de difficultés.</w:t>
      </w:r>
    </w:p>
    <w:p>
      <w:pPr>
        <w:pStyle w:val="Puces1"/>
        <w:numPr>
          <w:ilvl w:val="0"/>
          <w:numId w:val="4"/>
        </w:numPr>
        <w:tabs>
          <w:tab w:val="clear" w:pos="284"/>
          <w:tab w:val="left" w:pos="720" w:leader="none"/>
        </w:tabs>
        <w:spacing w:before="0" w:after="120"/>
        <w:ind w:hanging="357" w:start="714" w:end="0"/>
        <w:rPr/>
      </w:pPr>
      <w:r>
        <w:rPr/>
        <w:t>WAI</w:t>
      </w:r>
    </w:p>
    <w:p>
      <w:pPr>
        <w:pStyle w:val="Puces1"/>
        <w:numPr>
          <w:ilvl w:val="0"/>
          <w:numId w:val="4"/>
        </w:numPr>
        <w:tabs>
          <w:tab w:val="clear" w:pos="284"/>
          <w:tab w:val="left" w:pos="720" w:leader="none"/>
        </w:tabs>
        <w:spacing w:before="0" w:after="120"/>
        <w:ind w:hanging="357" w:start="714" w:end="0"/>
        <w:rPr/>
      </w:pPr>
      <w:r>
        <w:rPr/>
        <w:t>PREV/AR</w:t>
      </w:r>
    </w:p>
    <w:p>
      <w:pPr>
        <w:pStyle w:val="BodyText"/>
        <w:numPr>
          <w:ilvl w:val="0"/>
          <w:numId w:val="7"/>
        </w:numPr>
        <w:spacing w:lineRule="exact" w:line="300"/>
        <w:rPr/>
      </w:pPr>
      <w:r>
        <w:rPr/>
        <w:t>les prescriptions complémentaires éventuelles:</w:t>
      </w:r>
    </w:p>
    <w:p>
      <w:pPr>
        <w:pStyle w:val="Normal"/>
        <w:numPr>
          <w:ilvl w:val="0"/>
          <w:numId w:val="4"/>
        </w:numPr>
        <w:tabs>
          <w:tab w:val="clear" w:pos="567"/>
          <w:tab w:val="left" w:pos="720" w:leader="none"/>
        </w:tabs>
        <w:spacing w:lineRule="exact" w:line="300"/>
        <w:ind w:hanging="360" w:start="720" w:end="0"/>
        <w:jc w:val="both"/>
        <w:rPr>
          <w:i/>
          <w:color w:val="000000"/>
        </w:rPr>
      </w:pPr>
      <w:r>
        <w:rPr>
          <w:i/>
          <w:color w:val="000000"/>
        </w:rPr>
        <w:t>teinte, couleur</w:t>
      </w:r>
    </w:p>
    <w:p>
      <w:pPr>
        <w:pStyle w:val="Normal"/>
        <w:numPr>
          <w:ilvl w:val="0"/>
          <w:numId w:val="4"/>
        </w:numPr>
        <w:tabs>
          <w:tab w:val="clear" w:pos="567"/>
          <w:tab w:val="left" w:pos="720" w:leader="none"/>
        </w:tabs>
        <w:spacing w:lineRule="exact" w:line="300"/>
        <w:ind w:hanging="360" w:start="720" w:end="0"/>
        <w:jc w:val="both"/>
        <w:rPr>
          <w:i/>
          <w:color w:val="000000"/>
        </w:rPr>
      </w:pPr>
      <w:r>
        <w:rPr>
          <w:i/>
          <w:color w:val="000000"/>
        </w:rPr>
        <w:t>aspect de surface</w:t>
      </w:r>
    </w:p>
    <w:p>
      <w:pPr>
        <w:pStyle w:val="Normal"/>
        <w:numPr>
          <w:ilvl w:val="0"/>
          <w:numId w:val="4"/>
        </w:numPr>
        <w:tabs>
          <w:tab w:val="clear" w:pos="567"/>
          <w:tab w:val="left" w:pos="720" w:leader="none"/>
        </w:tabs>
        <w:spacing w:lineRule="exact" w:line="300"/>
        <w:ind w:hanging="360" w:start="720" w:end="0"/>
        <w:jc w:val="both"/>
        <w:rPr>
          <w:i/>
          <w:color w:val="000000"/>
        </w:rPr>
      </w:pPr>
      <w:r>
        <w:rPr>
          <w:i/>
          <w:color w:val="000000"/>
        </w:rPr>
        <w:t xml:space="preserve">planéité et/ou texture de surface </w:t>
      </w:r>
    </w:p>
    <w:p>
      <w:pPr>
        <w:pStyle w:val="Normal"/>
        <w:numPr>
          <w:ilvl w:val="0"/>
          <w:numId w:val="4"/>
        </w:numPr>
        <w:tabs>
          <w:tab w:val="clear" w:pos="567"/>
          <w:tab w:val="left" w:pos="720" w:leader="none"/>
        </w:tabs>
        <w:spacing w:lineRule="exact" w:line="300"/>
        <w:ind w:hanging="360" w:start="720" w:end="0"/>
        <w:jc w:val="both"/>
        <w:rPr>
          <w:i/>
          <w:color w:val="000000"/>
        </w:rPr>
      </w:pPr>
      <w:r>
        <w:rPr>
          <w:i/>
          <w:color w:val="000000"/>
        </w:rPr>
        <w:t>…</w:t>
      </w:r>
    </w:p>
    <w:p>
      <w:pPr>
        <w:pStyle w:val="BodyText"/>
        <w:spacing w:lineRule="exact" w:line="300"/>
        <w:rPr>
          <w:i w:val="false"/>
          <w:color w:val="000000"/>
        </w:rPr>
      </w:pPr>
      <w:r>
        <w:rPr>
          <w:i w:val="false"/>
          <w:color w:val="000000"/>
        </w:rPr>
      </w:r>
    </w:p>
    <w:p>
      <w:pPr>
        <w:pStyle w:val="BodyText"/>
        <w:spacing w:lineRule="exact" w:line="300"/>
        <w:rPr>
          <w:szCs w:val="22"/>
        </w:rPr>
      </w:pPr>
      <w:r>
        <w:rPr>
          <w:szCs w:val="22"/>
        </w:rPr>
        <w:t>Tous les éléments situés à moins de 6 mètres en projection horizontale ou verticale d’une voirie où sont présents des sels de déverglaçage, sont sujets à la pollution par les chlorures et doivent être prescrits en classe EE4.</w:t>
      </w:r>
    </w:p>
    <w:p>
      <w:pPr>
        <w:pStyle w:val="Normal"/>
        <w:tabs>
          <w:tab w:val="clear" w:pos="567"/>
          <w:tab w:val="left" w:pos="0" w:leader="none"/>
        </w:tabs>
        <w:spacing w:lineRule="auto" w:line="240"/>
        <w:jc w:val="both"/>
        <w:rPr>
          <w:i/>
          <w:szCs w:val="22"/>
        </w:rPr>
      </w:pPr>
      <w:r>
        <w:rPr>
          <w:i/>
          <w:szCs w:val="22"/>
        </w:rPr>
      </w:r>
    </w:p>
    <w:p>
      <w:pPr>
        <w:pStyle w:val="Normal"/>
        <w:tabs>
          <w:tab w:val="clear" w:pos="567"/>
          <w:tab w:val="left" w:pos="0" w:leader="none"/>
        </w:tabs>
        <w:spacing w:lineRule="auto" w:line="240"/>
        <w:jc w:val="both"/>
        <w:rPr>
          <w:i/>
          <w:color w:val="000000"/>
          <w:szCs w:val="22"/>
        </w:rPr>
      </w:pPr>
      <w:r>
        <w:rPr>
          <w:i/>
          <w:color w:val="000000"/>
          <w:szCs w:val="22"/>
        </w:rPr>
        <w:t xml:space="preserve">Un mémento permettant la détermination des enrobages est disponible sur le site </w:t>
      </w:r>
      <w:hyperlink r:id="rId2">
        <w:r>
          <w:rPr>
            <w:rStyle w:val="Hyperlink"/>
            <w:i/>
            <w:color w:val="000000"/>
            <w:szCs w:val="22"/>
          </w:rPr>
          <w:t>qc.spw.wallonie.be</w:t>
        </w:r>
      </w:hyperlink>
      <w:r>
        <w:rPr>
          <w:i/>
          <w:color w:val="000000"/>
          <w:szCs w:val="22"/>
        </w:rPr>
        <w:t xml:space="preserve"> (Guide de conception et Fiche produit "Contrôle de l’enrobage" - 2.4). Tout complément d’information peut être obtenu auprès de la Direction des Matériaux de Structure.</w:t>
      </w:r>
    </w:p>
    <w:p>
      <w:pPr>
        <w:pStyle w:val="Normal"/>
        <w:tabs>
          <w:tab w:val="clear" w:pos="567"/>
          <w:tab w:val="left" w:pos="0" w:leader="none"/>
        </w:tabs>
        <w:spacing w:lineRule="auto" w:line="240"/>
        <w:jc w:val="both"/>
        <w:rPr>
          <w:i/>
          <w:color w:val="000000"/>
          <w:szCs w:val="22"/>
        </w:rPr>
      </w:pPr>
      <w:r>
        <w:rPr>
          <w:i/>
          <w:color w:val="000000"/>
          <w:szCs w:val="22"/>
        </w:rPr>
      </w:r>
    </w:p>
    <w:p>
      <w:pPr>
        <w:pStyle w:val="Normal"/>
        <w:tabs>
          <w:tab w:val="clear" w:pos="567"/>
          <w:tab w:val="left" w:pos="0" w:leader="none"/>
        </w:tabs>
        <w:spacing w:lineRule="auto" w:line="240"/>
        <w:jc w:val="both"/>
        <w:rPr>
          <w:i/>
          <w:color w:val="000000"/>
          <w:szCs w:val="22"/>
        </w:rPr>
      </w:pPr>
      <w:r>
        <w:rPr>
          <w:i/>
          <w:color w:val="000000"/>
          <w:szCs w:val="22"/>
        </w:rPr>
      </w:r>
    </w:p>
    <w:p>
      <w:pPr>
        <w:pStyle w:val="Normal"/>
        <w:tabs>
          <w:tab w:val="clear" w:pos="567"/>
          <w:tab w:val="left" w:pos="0" w:leader="none"/>
        </w:tabs>
        <w:spacing w:lineRule="auto" w:line="240"/>
        <w:jc w:val="both"/>
        <w:rPr/>
      </w:pPr>
      <w:r>
        <w:rPr>
          <w:b/>
          <w:color w:val="000000"/>
        </w:rPr>
        <w:t>K. 4.1.4.1. CONTROLE D’EXECUTION</w:t>
      </w:r>
    </w:p>
    <w:p>
      <w:pPr>
        <w:pStyle w:val="Normal"/>
        <w:rPr>
          <w:b/>
          <w:color w:val="000000"/>
        </w:rPr>
      </w:pPr>
      <w:r>
        <w:rPr>
          <w:b/>
          <w:color w:val="000000"/>
        </w:rPr>
      </w:r>
    </w:p>
    <w:tbl>
      <w:tblPr>
        <w:tblW w:w="9439" w:type="dxa"/>
        <w:jc w:val="start"/>
        <w:tblInd w:w="0" w:type="dxa"/>
        <w:tblLayout w:type="fixed"/>
        <w:tblCellMar>
          <w:top w:w="0" w:type="dxa"/>
          <w:start w:w="108" w:type="dxa"/>
          <w:bottom w:w="0" w:type="dxa"/>
          <w:end w:w="108" w:type="dxa"/>
        </w:tblCellMar>
      </w:tblPr>
      <w:tblGrid>
        <w:gridCol w:w="9439"/>
      </w:tblGrid>
      <w:tr>
        <w:trPr/>
        <w:tc>
          <w:tcPr>
            <w:tcW w:w="9439" w:type="dxa"/>
            <w:tcBorders>
              <w:top w:val="single" w:sz="12" w:space="0" w:color="000000"/>
              <w:start w:val="single" w:sz="12" w:space="0" w:color="000000"/>
              <w:bottom w:val="single" w:sz="12" w:space="0" w:color="000000"/>
              <w:end w:val="single" w:sz="12" w:space="0" w:color="000000"/>
            </w:tcBorders>
          </w:tcPr>
          <w:p>
            <w:pPr>
              <w:pStyle w:val="Normal"/>
              <w:jc w:val="both"/>
              <w:rPr>
                <w:color w:val="000000"/>
                <w:szCs w:val="24"/>
              </w:rPr>
            </w:pPr>
            <w:r>
              <w:rPr>
                <w:color w:val="000000"/>
                <w:szCs w:val="24"/>
              </w:rPr>
              <w:t>Le cas échéant, définir les lots.</w:t>
            </w:r>
          </w:p>
        </w:tc>
      </w:tr>
    </w:tbl>
    <w:p>
      <w:pPr>
        <w:pStyle w:val="NormalWeb"/>
        <w:jc w:val="both"/>
        <w:rPr/>
      </w:pPr>
      <w:r>
        <w:rPr>
          <w:i/>
          <w:lang w:val="fr-FR"/>
        </w:rPr>
        <w:t>L</w:t>
      </w:r>
      <w:r>
        <w:rPr>
          <w:i/>
        </w:rPr>
        <w:t>a taille d'un lot correspond à une partie de l’ouvrage mais de préférence ne s'étendant pas sur une trop longue période de bétonnage (par exemple 2 semaines) pour ne pas trop retarder l'évaluation (28 jours après le dernier prélèvement) et pour ne pas mettre en cause des quantités de béton trop importantes en cas de problème.</w:t>
      </w:r>
    </w:p>
    <w:p>
      <w:pPr>
        <w:pStyle w:val="NormalWeb"/>
        <w:rPr>
          <w:i/>
        </w:rPr>
      </w:pPr>
      <w:r>
        <w:rPr>
          <w:i/>
        </w:rPr>
        <w:t>A titre d'exemple:</w:t>
      </w:r>
    </w:p>
    <w:p>
      <w:pPr>
        <w:pStyle w:val="NormalWeb"/>
        <w:rPr>
          <w:i/>
        </w:rPr>
      </w:pPr>
      <w:r>
        <w:rPr>
          <w:i/>
        </w:rPr>
        <w:t>- culée gauche, culée droite, pile n°1, pile n°2, dalle de tablier d’une travée,…</w:t>
      </w:r>
    </w:p>
    <w:p>
      <w:pPr>
        <w:pStyle w:val="Normal"/>
        <w:spacing w:lineRule="auto" w:line="240"/>
        <w:jc w:val="both"/>
        <w:rPr>
          <w:i/>
          <w:color w:val="000000"/>
          <w:sz w:val="22"/>
          <w:lang w:val="fr-BE"/>
        </w:rPr>
      </w:pPr>
      <w:r>
        <w:rPr>
          <w:i/>
          <w:color w:val="000000"/>
          <w:sz w:val="22"/>
          <w:lang w:val="fr-BE"/>
        </w:rPr>
      </w:r>
    </w:p>
    <w:p>
      <w:pPr>
        <w:pStyle w:val="Normal"/>
        <w:spacing w:lineRule="auto" w:line="240"/>
        <w:jc w:val="both"/>
        <w:rPr>
          <w:i/>
          <w:color w:val="000000"/>
          <w:sz w:val="22"/>
          <w:lang w:val="fr-BE"/>
        </w:rPr>
      </w:pPr>
      <w:r>
        <w:rPr>
          <w:i/>
          <w:color w:val="000000"/>
          <w:sz w:val="22"/>
          <w:lang w:val="fr-BE"/>
        </w:rPr>
      </w:r>
    </w:p>
    <w:p>
      <w:pPr>
        <w:pStyle w:val="Heading1"/>
        <w:ind w:hanging="0" w:start="0"/>
        <w:rPr/>
      </w:pPr>
      <w:r>
        <w:rPr/>
        <w:t>K. 4.2. Ouvrages en maçonnerie</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Dans le cas de "grands ouvrages", élaborer un texte spécifique.</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5.1.2.1. Aciers pour béton armé – Matériaux</w:t>
      </w:r>
    </w:p>
    <w:p>
      <w:pPr>
        <w:pStyle w:val="Normal"/>
        <w:spacing w:lineRule="atLeast" w:line="300"/>
        <w:jc w:val="both"/>
        <w:rPr>
          <w:color w:val="000000"/>
        </w:rPr>
      </w:pPr>
      <w:r>
        <w:rPr>
          <w:color w:val="000000"/>
        </w:rPr>
      </w:r>
    </w:p>
    <w:p>
      <w:pPr>
        <w:pStyle w:val="BodyText"/>
        <w:spacing w:lineRule="atLeast" w:line="300"/>
        <w:rPr/>
      </w:pPr>
      <w:r>
        <w:rPr/>
        <w:t>Les plans mentionnent la nuance et la qualité des aciers utilisés.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5.1.2.2. Aciers pour béton armé – Mise en oeuvre</w:t>
      </w:r>
    </w:p>
    <w:p>
      <w:pPr>
        <w:pStyle w:val="Normal"/>
        <w:spacing w:lineRule="atLeast" w:line="300"/>
        <w:jc w:val="both"/>
        <w:rPr>
          <w:color w:val="000000"/>
        </w:rPr>
      </w:pPr>
      <w:r>
        <w:rPr>
          <w:color w:val="000000"/>
        </w:rPr>
      </w:r>
    </w:p>
    <w:p>
      <w:pPr>
        <w:pStyle w:val="Normal"/>
        <w:spacing w:lineRule="atLeast" w:line="300"/>
        <w:jc w:val="both"/>
        <w:rPr>
          <w:i/>
          <w:color w:val="000000"/>
        </w:rPr>
      </w:pPr>
      <w:r>
        <w:rPr>
          <w:i/>
          <w:color w:val="000000"/>
        </w:rPr>
        <w:t>Bien que l’acier soit soudable, la soudure par point en remplacement de ligatures ou l’utilisation de treillis soudés est a priori interdite. Pour les éléments qui ne sont pas soumis à la fatigue, elle peut être autorisée mais doit être contrôlée.</w:t>
      </w:r>
    </w:p>
    <w:p>
      <w:pPr>
        <w:pStyle w:val="Normal"/>
        <w:spacing w:lineRule="atLeast" w:line="300"/>
        <w:jc w:val="both"/>
        <w:rPr/>
      </w:pPr>
      <w:r>
        <w:rPr>
          <w:i/>
          <w:color w:val="000000"/>
        </w:rPr>
        <w:t>Dans les tabliers de pont, elle est interdite; ce n’est que dans des cas spécifique, que l’ingénieur dirigeant l’autorisera sur base d’un avis de la Direction des Etudes de Ponts.</w:t>
      </w:r>
    </w:p>
    <w:p>
      <w:pPr>
        <w:pStyle w:val="Normal"/>
        <w:spacing w:lineRule="atLeast" w:line="30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 xml:space="preserve">En cas d’ancrage de barres, </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 définir les lots et le programme de contrôle (type et nombre d’essais).</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 préciser les caractéristiques des ancrages conformément à l'ETAG 001.</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pPr>
      <w:r>
        <w:rPr/>
        <w:t>K. 5.2. Aciers de précontrainte</w:t>
      </w:r>
    </w:p>
    <w:p>
      <w:pPr>
        <w:pStyle w:val="Normal"/>
        <w:spacing w:lineRule="atLeast" w:line="300"/>
        <w:jc w:val="both"/>
        <w:rPr>
          <w:color w:val="000000"/>
        </w:rPr>
      </w:pPr>
      <w:r>
        <w:rPr>
          <w:color w:val="000000"/>
        </w:rPr>
      </w:r>
    </w:p>
    <w:p>
      <w:pPr>
        <w:pStyle w:val="Normal"/>
        <w:spacing w:lineRule="atLeast" w:line="300"/>
        <w:jc w:val="both"/>
        <w:rPr>
          <w:i/>
          <w:color w:val="000000"/>
        </w:rPr>
      </w:pPr>
      <w:r>
        <w:rPr>
          <w:i/>
          <w:color w:val="000000"/>
        </w:rPr>
        <w:t>Les plans mentionnent les caractéristiques des aciers utilisés.</w:t>
      </w:r>
    </w:p>
    <w:p>
      <w:pPr>
        <w:pStyle w:val="Normal"/>
        <w:spacing w:lineRule="atLeast" w:line="300"/>
        <w:jc w:val="both"/>
        <w:rPr/>
      </w:pPr>
      <w:r>
        <w:rPr>
          <w:i/>
          <w:color w:val="000000"/>
        </w:rPr>
        <w:t>En cas de précontrainte, la Direction des Matériaux de Structure du SPW M&amp;I peut fournir les documents adéquats.</w:t>
      </w:r>
    </w:p>
    <w:p>
      <w:pPr>
        <w:pStyle w:val="BodyText"/>
        <w:spacing w:lineRule="atLeast" w:line="300"/>
        <w:rPr/>
      </w:pPr>
      <w:r>
        <w:rPr/>
        <w:t>Il est nécessaire de prévoir différents postes dans le métré s'il y a plusieurs types de précontraintes prévues.</w:t>
      </w:r>
    </w:p>
    <w:p>
      <w:pPr>
        <w:pStyle w:val="BodyText"/>
        <w:spacing w:lineRule="atLeast" w:line="300"/>
        <w:rPr/>
      </w:pPr>
      <w:r>
        <w:rPr/>
      </w:r>
    </w:p>
    <w:p>
      <w:pPr>
        <w:pStyle w:val="BodyText"/>
        <w:numPr>
          <w:ilvl w:val="0"/>
          <w:numId w:val="0"/>
        </w:numPr>
        <w:ind w:hanging="0" w:start="0"/>
        <w:rPr/>
      </w:pPr>
      <w:r>
        <w:rPr/>
        <w:t>Toutes les opérations relatives à la mise en œuvre de la postcontrainte sont réalisées par une entreprise spécialisée reconnue comme telle par le détenteur de l’agrément technique européen du système. Seul le placement des gaines peut être effectué par l’entrepreneur général.  L’entreprise spécialisée développe un Plan d’Assurance Qualité adapté au chantier et dont le contenu minimum répond à l’annexe C du document CWA 14646. L’élaboration de ce document fait l’objet d’un poste au métré.</w:t>
      </w:r>
    </w:p>
    <w:p>
      <w:pPr>
        <w:pStyle w:val="BodyText"/>
        <w:numPr>
          <w:ilvl w:val="0"/>
          <w:numId w:val="0"/>
        </w:numPr>
        <w:ind w:hanging="0" w:start="0"/>
        <w:rPr/>
      </w:pPr>
      <w:r>
        <w:rPr/>
      </w:r>
    </w:p>
    <w:p>
      <w:pPr>
        <w:pStyle w:val="BodyText"/>
        <w:numPr>
          <w:ilvl w:val="0"/>
          <w:numId w:val="0"/>
        </w:numPr>
        <w:ind w:hanging="0" w:start="0"/>
        <w:rPr/>
      </w:pPr>
      <w:r>
        <w:rPr/>
        <w:t>L’attention de l’ingénieur dirigeant est attirée sur le fait que le coût des essais d’homologation et de réception des torons gainés graissés (pour lesquels il n’existe actuellement aucune usine productrice certifiée) peut être prohibitif par rapport au montant des travaux envisagés, notamment pour certains chantiers de renforcement ou de réparation. Un programme de réception adapté sera établi en collaboration avec la Direction des Matériaux de Structure du SPW.</w:t>
      </w:r>
    </w:p>
    <w:p>
      <w:pPr>
        <w:pStyle w:val="Normal"/>
        <w:spacing w:lineRule="atLeast" w:line="300"/>
        <w:jc w:val="both"/>
        <w:rPr>
          <w:color w:val="000000"/>
        </w:rPr>
      </w:pPr>
      <w:r>
        <w:rPr>
          <w:color w:val="000000"/>
        </w:rPr>
      </w:r>
    </w:p>
    <w:p>
      <w:pPr>
        <w:pStyle w:val="BodyText"/>
        <w:numPr>
          <w:ilvl w:val="0"/>
          <w:numId w:val="0"/>
        </w:numPr>
        <w:ind w:hanging="0" w:start="0"/>
        <w:rPr/>
      </w:pPr>
      <w:r>
        <w:rPr/>
        <w:t>Dans le cas d’utilisation de barres de précontrainte, des spécifications techniques doivent être prévues.  Aucune norme belge n’est disponible actuellement; un projet de norme européenne est en cours d’élaboration.</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5.2.2. Aciers précontraints – Clauses techniques</w:t>
      </w:r>
    </w:p>
    <w:p>
      <w:pPr>
        <w:pStyle w:val="Normal"/>
        <w:spacing w:lineRule="atLeast" w:line="300"/>
        <w:jc w:val="both"/>
        <w:rPr>
          <w:color w:val="000000"/>
        </w:rPr>
      </w:pPr>
      <w:r>
        <w:rPr>
          <w:color w:val="000000"/>
        </w:rPr>
      </w:r>
    </w:p>
    <w:p>
      <w:pPr>
        <w:pStyle w:val="Puces2"/>
        <w:numPr>
          <w:ilvl w:val="0"/>
          <w:numId w:val="6"/>
        </w:numPr>
        <w:ind w:hanging="0" w:start="0"/>
        <w:rPr/>
      </w:pPr>
      <w:r>
        <w:rPr/>
        <w:t>Indiquer les prescriptions particulières propres à chaque ouvrage.</w:t>
      </w:r>
    </w:p>
    <w:p>
      <w:pPr>
        <w:pStyle w:val="Puces2"/>
        <w:numPr>
          <w:ilvl w:val="0"/>
          <w:numId w:val="6"/>
        </w:numPr>
        <w:ind w:hanging="0" w:start="0"/>
        <w:rPr/>
      </w:pPr>
      <w:r>
        <w:rPr/>
        <w:t>Indiquer le matériau constitutif des gaines.</w:t>
      </w:r>
    </w:p>
    <w:p>
      <w:pPr>
        <w:pStyle w:val="Puces2"/>
        <w:numPr>
          <w:ilvl w:val="0"/>
          <w:numId w:val="6"/>
        </w:numPr>
        <w:ind w:hanging="0" w:start="0"/>
        <w:rPr/>
      </w:pPr>
      <w:r>
        <w:rPr/>
        <w:t>En cas de pré/postcontrainte par système à barre, établir le programme de réception du système et des barres La Direction des Matériaux de Structure du SPW peut être consultée.</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5.2.3. Aciers de précontrainte – Paiement</w:t>
      </w:r>
    </w:p>
    <w:p>
      <w:pPr>
        <w:pStyle w:val="Normal"/>
        <w:spacing w:lineRule="atLeast" w:line="300"/>
        <w:jc w:val="both"/>
        <w:rPr>
          <w:strike/>
          <w:color w:val="000000"/>
        </w:rPr>
      </w:pPr>
      <w:r>
        <w:rPr>
          <w:strike/>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les prescriptions nécessaires.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6. Aciers pour ouvrages métalliques</w:t>
      </w:r>
    </w:p>
    <w:p>
      <w:pPr>
        <w:pStyle w:val="Normal"/>
        <w:spacing w:lineRule="atLeast" w:line="300"/>
        <w:jc w:val="both"/>
        <w:rPr>
          <w:color w:val="000000"/>
        </w:rPr>
      </w:pPr>
      <w:r>
        <w:rPr>
          <w:color w:val="000000"/>
        </w:rPr>
      </w:r>
    </w:p>
    <w:p>
      <w:pPr>
        <w:pStyle w:val="BodyText"/>
        <w:spacing w:lineRule="atLeast" w:line="300"/>
        <w:rPr/>
      </w:pPr>
      <w:r>
        <w:rPr/>
        <w:t>La Direction des Matérieux de Structure du SPW MI peut être consultée.</w:t>
      </w:r>
    </w:p>
    <w:p>
      <w:pPr>
        <w:pStyle w:val="BodyText"/>
        <w:spacing w:lineRule="atLeast" w:line="300"/>
        <w:rPr/>
      </w:pPr>
      <w:r>
        <w:rPr/>
      </w:r>
    </w:p>
    <w:p>
      <w:pPr>
        <w:pStyle w:val="BodyText"/>
        <w:spacing w:lineRule="atLeast" w:line="300"/>
        <w:rPr/>
      </w:pPr>
      <w:r>
        <w:rPr/>
        <w:t>Les plans mentionnent la nuance et la qualité des aciers utilisés y compris les moyens d'assemblage.</w:t>
      </w:r>
    </w:p>
    <w:p>
      <w:pPr>
        <w:pStyle w:val="Normal"/>
        <w:spacing w:lineRule="atLeast" w:line="300"/>
        <w:jc w:val="both"/>
        <w:rPr>
          <w:color w:val="000000"/>
        </w:rPr>
      </w:pPr>
      <w:r>
        <w:rPr>
          <w:color w:val="000000"/>
        </w:rPr>
      </w:r>
    </w:p>
    <w:p>
      <w:pPr>
        <w:pStyle w:val="Normal"/>
        <w:spacing w:lineRule="atLeast" w:line="300"/>
        <w:jc w:val="both"/>
        <w:rPr/>
      </w:pPr>
      <w:r>
        <w:rPr>
          <w:i/>
          <w:color w:val="000000"/>
        </w:rPr>
        <w:t>Pour les travaux de grande importance, il peut être demandé que la partie 8 de la NBN EN ISO 12944 soit d’application (cela correspond à une gestion de la Qualité).</w:t>
      </w:r>
    </w:p>
    <w:p>
      <w:pPr>
        <w:pStyle w:val="Normal"/>
        <w:spacing w:lineRule="atLeast" w:line="300"/>
        <w:jc w:val="both"/>
        <w:rPr>
          <w:i/>
          <w:color w:val="000000"/>
        </w:rPr>
      </w:pPr>
      <w:r>
        <w:rPr>
          <w:i/>
          <w:color w:val="000000"/>
        </w:rPr>
      </w:r>
    </w:p>
    <w:p>
      <w:pPr>
        <w:pStyle w:val="BodyText"/>
        <w:spacing w:lineRule="atLeast" w:line="300"/>
        <w:rPr/>
      </w:pPr>
      <w:r>
        <w:rPr/>
        <w:t>Cela implique la production des documents suivants:</w:t>
      </w:r>
    </w:p>
    <w:p>
      <w:pPr>
        <w:pStyle w:val="Normal"/>
        <w:numPr>
          <w:ilvl w:val="0"/>
          <w:numId w:val="2"/>
        </w:numPr>
        <w:spacing w:lineRule="atLeast" w:line="300"/>
        <w:jc w:val="both"/>
        <w:rPr>
          <w:i/>
          <w:color w:val="000000"/>
        </w:rPr>
      </w:pPr>
      <w:r>
        <w:rPr>
          <w:i/>
          <w:color w:val="000000"/>
        </w:rPr>
        <w:t>spécification de projet</w:t>
      </w:r>
    </w:p>
    <w:p>
      <w:pPr>
        <w:pStyle w:val="Normal"/>
        <w:numPr>
          <w:ilvl w:val="0"/>
          <w:numId w:val="2"/>
        </w:numPr>
        <w:spacing w:lineRule="atLeast" w:line="300"/>
        <w:jc w:val="both"/>
        <w:rPr>
          <w:i/>
          <w:color w:val="000000"/>
        </w:rPr>
      </w:pPr>
      <w:r>
        <w:rPr>
          <w:i/>
          <w:color w:val="000000"/>
        </w:rPr>
        <w:t>spécification du système de peinture</w:t>
      </w:r>
    </w:p>
    <w:p>
      <w:pPr>
        <w:pStyle w:val="Normal"/>
        <w:numPr>
          <w:ilvl w:val="0"/>
          <w:numId w:val="2"/>
        </w:numPr>
        <w:spacing w:lineRule="atLeast" w:line="300"/>
        <w:jc w:val="both"/>
        <w:rPr>
          <w:i/>
          <w:color w:val="000000"/>
        </w:rPr>
      </w:pPr>
      <w:r>
        <w:rPr>
          <w:i/>
          <w:color w:val="000000"/>
        </w:rPr>
        <w:t>spécification de travaux de peinture</w:t>
      </w:r>
    </w:p>
    <w:p>
      <w:pPr>
        <w:pStyle w:val="Normal"/>
        <w:numPr>
          <w:ilvl w:val="0"/>
          <w:numId w:val="2"/>
        </w:numPr>
        <w:spacing w:lineRule="atLeast" w:line="300"/>
        <w:jc w:val="both"/>
        <w:rPr>
          <w:i/>
          <w:color w:val="000000"/>
        </w:rPr>
      </w:pPr>
      <w:r>
        <w:rPr>
          <w:i/>
          <w:color w:val="000000"/>
        </w:rPr>
        <w:t>production d’une spécification de contrôle et d’évaluation.</w:t>
      </w:r>
    </w:p>
    <w:p>
      <w:pPr>
        <w:pStyle w:val="Normal"/>
        <w:spacing w:lineRule="atLeast" w:line="30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la teinte de la couche de peinture.</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6.1. Aciers pour ouvrages métalliques.</w:t>
      </w:r>
    </w:p>
    <w:p>
      <w:pPr>
        <w:pStyle w:val="Normal"/>
        <w:ind w:hanging="851" w:start="851" w:end="0"/>
        <w:jc w:val="both"/>
        <w:rPr>
          <w:b/>
          <w:i/>
          <w:color w:val="000000"/>
        </w:rPr>
      </w:pPr>
      <w:r>
        <w:rPr>
          <w:b/>
          <w:i/>
          <w:color w:val="000000"/>
        </w:rPr>
      </w:r>
    </w:p>
    <w:p>
      <w:pPr>
        <w:pStyle w:val="Normal"/>
        <w:jc w:val="both"/>
        <w:rPr>
          <w:i/>
          <w:color w:val="000000"/>
        </w:rPr>
      </w:pPr>
      <w:r>
        <w:rPr>
          <w:i/>
          <w:color w:val="000000"/>
        </w:rPr>
        <w:t>En cas d’ouvrages métalliques, consulter la Direction des Matériaux de Structure du SPW MI.</w:t>
      </w:r>
    </w:p>
    <w:p>
      <w:pPr>
        <w:pStyle w:val="Normal"/>
        <w:jc w:val="both"/>
        <w:rPr>
          <w:i/>
          <w:color w:val="000000"/>
        </w:rPr>
      </w:pPr>
      <w:r>
        <w:rPr>
          <w:i/>
          <w:color w:val="000000"/>
        </w:rPr>
      </w:r>
    </w:p>
    <w:p>
      <w:pPr>
        <w:pStyle w:val="Normal"/>
        <w:jc w:val="both"/>
        <w:rPr>
          <w:i/>
          <w:color w:val="000000"/>
        </w:rPr>
      </w:pPr>
      <w:r>
        <w:rPr>
          <w:i/>
          <w:color w:val="000000"/>
        </w:rPr>
        <w:t>Les plans mentionnent la nuance et la qualité des aciers utilisés y compris les moyens d’assemblage.</w:t>
      </w:r>
    </w:p>
    <w:p>
      <w:pPr>
        <w:pStyle w:val="Normal"/>
        <w:jc w:val="both"/>
        <w:rPr>
          <w:i/>
          <w:color w:val="000000"/>
        </w:rPr>
      </w:pPr>
      <w:r>
        <w:rPr>
          <w:i/>
          <w:color w:val="000000"/>
        </w:rPr>
      </w:r>
    </w:p>
    <w:p>
      <w:pPr>
        <w:pStyle w:val="Normal"/>
        <w:jc w:val="both"/>
        <w:rPr>
          <w:i/>
          <w:color w:val="000000"/>
        </w:rPr>
      </w:pPr>
      <w:r>
        <w:rPr>
          <w:i/>
          <w:color w:val="000000"/>
        </w:rPr>
      </w:r>
    </w:p>
    <w:p>
      <w:pPr>
        <w:pStyle w:val="Heading1"/>
        <w:keepNext w:val="true"/>
        <w:ind w:hanging="0" w:start="0"/>
        <w:rPr/>
      </w:pPr>
      <w:r>
        <w:rPr/>
        <w:t>K. 6.1.2.3. Exécution</w:t>
      </w:r>
    </w:p>
    <w:p>
      <w:pPr>
        <w:pStyle w:val="Normal"/>
        <w:keepNext w:val="true"/>
        <w:jc w:val="both"/>
        <w:rPr>
          <w:color w:val="000000"/>
        </w:rPr>
      </w:pPr>
      <w:r>
        <w:rPr>
          <w:color w:val="000000"/>
        </w:rPr>
      </w:r>
    </w:p>
    <w:p>
      <w:pPr>
        <w:pStyle w:val="Normal"/>
        <w:keepNext w:val="true"/>
        <w:pBdr>
          <w:top w:val="single" w:sz="12" w:space="1" w:color="000000"/>
          <w:left w:val="single" w:sz="12" w:space="4" w:color="000000"/>
          <w:bottom w:val="single" w:sz="12" w:space="1" w:color="000000"/>
          <w:right w:val="single" w:sz="12" w:space="4" w:color="000000"/>
        </w:pBdr>
        <w:jc w:val="both"/>
        <w:rPr>
          <w:color w:val="000000"/>
        </w:rPr>
      </w:pPr>
      <w:r>
        <w:rPr>
          <w:color w:val="000000"/>
        </w:rPr>
        <w:t>Préciser la classe d’exécution de l’ouvrage (selon EN 1090-2).</w:t>
      </w:r>
    </w:p>
    <w:p>
      <w:pPr>
        <w:pStyle w:val="Normal"/>
        <w:keepNext w:val="true"/>
        <w:pBdr>
          <w:top w:val="single" w:sz="12" w:space="1" w:color="000000"/>
          <w:left w:val="single" w:sz="12" w:space="4" w:color="000000"/>
          <w:bottom w:val="single" w:sz="12" w:space="1" w:color="000000"/>
          <w:right w:val="single" w:sz="12" w:space="4" w:color="000000"/>
        </w:pBdr>
        <w:jc w:val="both"/>
        <w:rPr/>
      </w:pPr>
      <w:r>
        <w:rPr>
          <w:color w:val="000000"/>
        </w:rPr>
        <w:t>Par défaut, celles-ci sont définies dans le document de référence QUALIROUTES-J-2.</w:t>
      </w:r>
    </w:p>
    <w:p>
      <w:pPr>
        <w:pStyle w:val="Normal"/>
        <w:ind w:hanging="851" w:start="851" w:end="0"/>
        <w:jc w:val="both"/>
        <w:rPr>
          <w:b/>
          <w:color w:val="000000"/>
        </w:rPr>
      </w:pPr>
      <w:r>
        <w:rPr>
          <w:b/>
          <w:color w:val="000000"/>
        </w:rPr>
      </w:r>
    </w:p>
    <w:p>
      <w:pPr>
        <w:pStyle w:val="Normal"/>
        <w:ind w:hanging="851" w:start="851" w:end="0"/>
        <w:jc w:val="both"/>
        <w:rPr>
          <w:b/>
          <w:color w:val="000000"/>
        </w:rPr>
      </w:pPr>
      <w:r>
        <w:rPr>
          <w:b/>
          <w:color w:val="000000"/>
        </w:rPr>
      </w:r>
    </w:p>
    <w:p>
      <w:pPr>
        <w:pStyle w:val="Heading1"/>
        <w:ind w:hanging="0" w:start="0"/>
        <w:rPr/>
      </w:pPr>
      <w:r>
        <w:rPr/>
        <w:t>K. 6.2. Protection des aciers</w:t>
      </w:r>
    </w:p>
    <w:p>
      <w:pPr>
        <w:pStyle w:val="Normal"/>
        <w:jc w:val="both"/>
        <w:rPr>
          <w:color w:val="000000"/>
        </w:rPr>
      </w:pPr>
      <w:r>
        <w:rPr>
          <w:color w:val="000000"/>
        </w:rPr>
      </w:r>
    </w:p>
    <w:p>
      <w:pPr>
        <w:pStyle w:val="Normal"/>
        <w:jc w:val="both"/>
        <w:rPr/>
      </w:pPr>
      <w:r>
        <w:rPr>
          <w:i/>
          <w:color w:val="000000"/>
        </w:rPr>
        <w:t>L'attention de l'auteur de projet est attirée sur le fait que le cadre intitulé "</w:t>
      </w:r>
      <w:r>
        <w:rPr>
          <w:b/>
          <w:i/>
          <w:color w:val="000000"/>
        </w:rPr>
        <w:t>ASSURANCE DES TRAVAUX DE PROTECTION ANTICORROSION DES OUVRAGES METALLIQUES DU CHAPITRE K</w:t>
      </w:r>
      <w:r>
        <w:rPr>
          <w:i/>
          <w:color w:val="000000"/>
        </w:rPr>
        <w:t>"</w:t>
      </w:r>
      <w:r>
        <w:rPr>
          <w:b/>
          <w:i/>
          <w:color w:val="000000"/>
        </w:rPr>
        <w:t xml:space="preserve"> </w:t>
      </w:r>
      <w:r>
        <w:rPr>
          <w:i/>
          <w:color w:val="000000"/>
        </w:rPr>
        <w:t>disponible à l'article A.24 du modèle de chapitre A du CCT Qualiroutes doit être traité à l'article 24 "Assurance" du chapitre A de son CSC.</w:t>
      </w:r>
    </w:p>
    <w:p>
      <w:pPr>
        <w:pStyle w:val="Normal"/>
        <w:jc w:val="both"/>
        <w:rPr>
          <w:i/>
          <w:color w:val="000000"/>
        </w:rPr>
      </w:pPr>
      <w:r>
        <w:rPr>
          <w:i/>
          <w:color w:val="000000"/>
        </w:rPr>
      </w:r>
    </w:p>
    <w:p>
      <w:pPr>
        <w:pStyle w:val="Normal"/>
        <w:jc w:val="both"/>
        <w:rPr>
          <w:color w:val="000000"/>
        </w:rPr>
      </w:pPr>
      <w:r>
        <w:rPr>
          <w:color w:val="000000"/>
        </w:rPr>
      </w:r>
    </w:p>
    <w:p>
      <w:pPr>
        <w:pStyle w:val="Heading1"/>
        <w:ind w:hanging="0" w:start="0"/>
        <w:rPr/>
      </w:pPr>
      <w:r>
        <w:rPr/>
        <w:t>K. 6.2.2. Clauses techniques</w:t>
      </w:r>
    </w:p>
    <w:p>
      <w:pPr>
        <w:pStyle w:val="Normal"/>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t>Préciser la classe de corrosivité à imposer.</w:t>
      </w:r>
    </w:p>
    <w:p>
      <w:pPr>
        <w:pStyle w:val="Normal"/>
        <w:pBdr>
          <w:top w:val="single" w:sz="12" w:space="1" w:color="000000"/>
          <w:left w:val="single" w:sz="12" w:space="4" w:color="000000"/>
          <w:bottom w:val="single" w:sz="12" w:space="1" w:color="000000"/>
          <w:right w:val="single" w:sz="12" w:space="4" w:color="000000"/>
        </w:pBdr>
        <w:jc w:val="both"/>
        <w:rPr/>
      </w:pPr>
      <w:r>
        <w:rPr>
          <w:color w:val="000000"/>
        </w:rPr>
        <w:t>Par défaut, celles-ci sont définies dans le document de référence QUALIROUTES-J-3.</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6.2.2.2.1. Ouvrages métalliques – protection des aciers – Classe de corrosivité</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la classe de corrosivité si elle diffère des valeurs par défaut.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6.2.2.2.3. Ouvrages métalliques – protection des aciers – Durabilité du système</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la classe de durabilité du système si elle diffère de la classe « haute durabilité ».</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7.1. poutres préfabriquées en béton précontraint</w:t>
      </w:r>
    </w:p>
    <w:p>
      <w:pPr>
        <w:pStyle w:val="bar"/>
        <w:rPr>
          <w:strike w:val="false"/>
          <w:dstrike w:val="false"/>
          <w:color w:val="000000"/>
        </w:rPr>
      </w:pPr>
      <w:r>
        <w:rPr>
          <w:strike w:val="false"/>
          <w:dstrike w:val="false"/>
          <w:color w:val="000000"/>
        </w:rPr>
      </w:r>
    </w:p>
    <w:p>
      <w:pPr>
        <w:pStyle w:val="bar"/>
        <w:rPr>
          <w:ins w:id="24" w:author="J. Piron" w:date="2014-04-01T14:10:00Z"/>
          <w:strike w:val="false"/>
          <w:dstrike w:val="false"/>
          <w:color w:val="000000"/>
          <w:szCs w:val="24"/>
        </w:rPr>
      </w:pPr>
      <w:ins w:id="0" w:author="J. Piron" w:date="2014-04-11T16:27:00Z">
        <w:r>
          <w:rPr>
            <w:strike w:val="false"/>
            <w:dstrike w:val="false"/>
            <w:color w:val="000000"/>
            <w:szCs w:val="24"/>
          </w:rPr>
          <w:t>Quand on utilise MAO, l</w:t>
        </w:r>
      </w:ins>
      <w:ins w:id="1" w:author="J. Piron" w:date="2014-04-01T13:45:00Z">
        <w:r>
          <w:rPr>
            <w:strike w:val="false"/>
            <w:dstrike w:val="false"/>
            <w:color w:val="000000"/>
            <w:szCs w:val="24"/>
          </w:rPr>
          <w:t xml:space="preserve">e </w:t>
        </w:r>
      </w:ins>
      <w:ins w:id="2" w:author="J. Piron" w:date="2014-04-01T14:06:00Z">
        <w:r>
          <w:rPr>
            <w:strike w:val="false"/>
            <w:dstrike w:val="false"/>
            <w:color w:val="000000"/>
            <w:szCs w:val="24"/>
          </w:rPr>
          <w:t>libellé d</w:t>
        </w:r>
      </w:ins>
      <w:ins w:id="3" w:author="J. Piron" w:date="2014-04-11T16:28:00Z">
        <w:r>
          <w:rPr>
            <w:strike w:val="false"/>
            <w:dstrike w:val="false"/>
            <w:color w:val="000000"/>
            <w:szCs w:val="24"/>
          </w:rPr>
          <w:t>es</w:t>
        </w:r>
      </w:ins>
      <w:ins w:id="4" w:author="J. Piron" w:date="2014-04-01T14:06:00Z">
        <w:r>
          <w:rPr>
            <w:strike w:val="false"/>
            <w:dstrike w:val="false"/>
            <w:color w:val="000000"/>
            <w:szCs w:val="24"/>
          </w:rPr>
          <w:t xml:space="preserve"> </w:t>
        </w:r>
      </w:ins>
      <w:ins w:id="5" w:author="J. Piron" w:date="2014-04-01T13:45:00Z">
        <w:r>
          <w:rPr>
            <w:strike w:val="false"/>
            <w:dstrike w:val="false"/>
            <w:color w:val="000000"/>
            <w:szCs w:val="24"/>
          </w:rPr>
          <w:t>poste</w:t>
        </w:r>
      </w:ins>
      <w:ins w:id="6" w:author="J. Piron" w:date="2014-04-11T16:28:00Z">
        <w:r>
          <w:rPr>
            <w:strike w:val="false"/>
            <w:dstrike w:val="false"/>
            <w:color w:val="000000"/>
            <w:szCs w:val="24"/>
          </w:rPr>
          <w:t>s</w:t>
        </w:r>
      </w:ins>
      <w:ins w:id="7" w:author="J. Piron" w:date="2014-04-01T13:45:00Z">
        <w:r>
          <w:rPr>
            <w:strike w:val="false"/>
            <w:dstrike w:val="false"/>
            <w:color w:val="000000"/>
            <w:szCs w:val="24"/>
          </w:rPr>
          <w:t xml:space="preserve"> </w:t>
        </w:r>
      </w:ins>
      <w:ins w:id="8" w:author="J. Piron" w:date="2014-04-01T14:07:00Z">
        <w:r>
          <w:rPr>
            <w:strike w:val="false"/>
            <w:dstrike w:val="false"/>
            <w:color w:val="000000"/>
            <w:szCs w:val="24"/>
          </w:rPr>
          <w:t>normalisé</w:t>
        </w:r>
      </w:ins>
      <w:ins w:id="9" w:author="J. Piron" w:date="2014-04-11T16:28:00Z">
        <w:r>
          <w:rPr>
            <w:strike w:val="false"/>
            <w:dstrike w:val="false"/>
            <w:color w:val="000000"/>
            <w:szCs w:val="24"/>
          </w:rPr>
          <w:t>s</w:t>
        </w:r>
      </w:ins>
      <w:ins w:id="10" w:author="J. Piron" w:date="2014-04-01T14:07:00Z">
        <w:r>
          <w:rPr>
            <w:strike w:val="false"/>
            <w:dstrike w:val="false"/>
            <w:color w:val="000000"/>
            <w:szCs w:val="24"/>
          </w:rPr>
          <w:t xml:space="preserve"> </w:t>
        </w:r>
      </w:ins>
      <w:ins w:id="11" w:author="J. Piron" w:date="2014-04-01T14:05:00Z">
        <w:r>
          <w:rPr>
            <w:strike w:val="false"/>
            <w:dstrike w:val="false"/>
            <w:color w:val="000000"/>
            <w:szCs w:val="24"/>
          </w:rPr>
          <w:t>relatif</w:t>
        </w:r>
      </w:ins>
      <w:ins w:id="12" w:author="J. Piron" w:date="2014-04-11T16:28:00Z">
        <w:r>
          <w:rPr>
            <w:strike w:val="false"/>
            <w:dstrike w:val="false"/>
            <w:color w:val="000000"/>
            <w:szCs w:val="24"/>
          </w:rPr>
          <w:t>s</w:t>
        </w:r>
      </w:ins>
      <w:ins w:id="13" w:author="J. Piron" w:date="2014-04-01T14:05:00Z">
        <w:r>
          <w:rPr>
            <w:strike w:val="false"/>
            <w:dstrike w:val="false"/>
            <w:color w:val="000000"/>
            <w:szCs w:val="24"/>
          </w:rPr>
          <w:t xml:space="preserve"> aux poutres de précontrainte reprend des prescriptions erronées et en contradiction avec le CCT QUALIROUTES. </w:t>
        </w:r>
      </w:ins>
      <w:ins w:id="14" w:author="J. Piron" w:date="2014-04-11T16:28:00Z">
        <w:r>
          <w:rPr>
            <w:strike w:val="false"/>
            <w:dstrike w:val="false"/>
            <w:color w:val="000000"/>
            <w:szCs w:val="24"/>
          </w:rPr>
          <w:br/>
        </w:r>
      </w:ins>
      <w:ins w:id="15" w:author="J. Piron" w:date="2014-04-01T14:07:00Z">
        <w:r>
          <w:rPr>
            <w:strike w:val="false"/>
            <w:dstrike w:val="false"/>
            <w:color w:val="000000"/>
            <w:szCs w:val="24"/>
          </w:rPr>
          <w:t>IL NE FAUT DONC PAS L</w:t>
        </w:r>
      </w:ins>
      <w:ins w:id="16" w:author="J. Piron" w:date="2014-04-11T16:28:00Z">
        <w:r>
          <w:rPr>
            <w:strike w:val="false"/>
            <w:dstrike w:val="false"/>
            <w:color w:val="000000"/>
            <w:szCs w:val="24"/>
          </w:rPr>
          <w:t xml:space="preserve">ES </w:t>
        </w:r>
      </w:ins>
      <w:ins w:id="17" w:author="J. Piron" w:date="2014-04-01T14:07:00Z">
        <w:r>
          <w:rPr>
            <w:strike w:val="false"/>
            <w:dstrike w:val="false"/>
            <w:color w:val="000000"/>
            <w:szCs w:val="24"/>
          </w:rPr>
          <w:t>UTILISER mais créer un</w:t>
        </w:r>
      </w:ins>
      <w:ins w:id="18" w:author="J. Piron" w:date="2014-04-11T16:28:00Z">
        <w:r>
          <w:rPr>
            <w:strike w:val="false"/>
            <w:dstrike w:val="false"/>
            <w:color w:val="000000"/>
            <w:szCs w:val="24"/>
          </w:rPr>
          <w:t xml:space="preserve"> (des)</w:t>
        </w:r>
      </w:ins>
      <w:ins w:id="19" w:author="J. Piron" w:date="2014-04-01T14:07:00Z">
        <w:r>
          <w:rPr>
            <w:strike w:val="false"/>
            <w:dstrike w:val="false"/>
            <w:color w:val="000000"/>
            <w:szCs w:val="24"/>
          </w:rPr>
          <w:t xml:space="preserve"> poste</w:t>
        </w:r>
      </w:ins>
      <w:ins w:id="20" w:author="J. Piron" w:date="2014-04-11T16:28:00Z">
        <w:r>
          <w:rPr>
            <w:strike w:val="false"/>
            <w:dstrike w:val="false"/>
            <w:color w:val="000000"/>
            <w:szCs w:val="24"/>
          </w:rPr>
          <w:t>(s)</w:t>
        </w:r>
      </w:ins>
      <w:ins w:id="21" w:author="J. Piron" w:date="2014-04-01T14:07:00Z">
        <w:r>
          <w:rPr>
            <w:strike w:val="false"/>
            <w:dstrike w:val="false"/>
            <w:color w:val="000000"/>
            <w:szCs w:val="24"/>
          </w:rPr>
          <w:t xml:space="preserve"> étoilé</w:t>
        </w:r>
      </w:ins>
      <w:ins w:id="22" w:author="J. Piron" w:date="2014-04-11T16:28:00Z">
        <w:r>
          <w:rPr>
            <w:strike w:val="false"/>
            <w:dstrike w:val="false"/>
            <w:color w:val="000000"/>
            <w:szCs w:val="24"/>
          </w:rPr>
          <w:t>(s)</w:t>
        </w:r>
      </w:ins>
      <w:ins w:id="23" w:author="J. Piron" w:date="2014-04-01T14:07:00Z">
        <w:r>
          <w:rPr>
            <w:strike w:val="false"/>
            <w:dstrike w:val="false"/>
            <w:color w:val="000000"/>
            <w:szCs w:val="24"/>
          </w:rPr>
          <w:t>.</w:t>
        </w:r>
      </w:ins>
    </w:p>
    <w:p>
      <w:pPr>
        <w:pStyle w:val="bar"/>
        <w:rPr>
          <w:ins w:id="26" w:author="J. Piron" w:date="2014-04-01T14:10:00Z"/>
          <w:strike w:val="false"/>
          <w:dstrike w:val="false"/>
          <w:color w:val="000000"/>
          <w:szCs w:val="24"/>
        </w:rPr>
      </w:pPr>
      <w:ins w:id="25" w:author="J. Piron" w:date="2014-04-01T14:10:00Z">
        <w:r>
          <w:rPr>
            <w:strike w:val="false"/>
            <w:dstrike w:val="false"/>
            <w:color w:val="000000"/>
            <w:szCs w:val="24"/>
          </w:rPr>
        </w:r>
      </w:ins>
    </w:p>
    <w:p>
      <w:pPr>
        <w:pStyle w:val="Normal"/>
        <w:autoSpaceDE w:val="false"/>
        <w:spacing w:lineRule="auto" w:line="240"/>
        <w:rPr>
          <w:ins w:id="28" w:author="J. Piron" w:date="2014-04-01T14:10:00Z"/>
          <w:rFonts w:ascii="Times New Roman" w:hAnsi="Times New Roman" w:cs="Times New Roman"/>
          <w:strike/>
          <w:color w:val="000000"/>
          <w:sz w:val="24"/>
          <w:szCs w:val="24"/>
          <w:lang w:val="fr-BE"/>
        </w:rPr>
      </w:pPr>
      <w:ins w:id="27" w:author="J. Piron" w:date="2014-04-01T14:10:00Z">
        <w:r>
          <w:rPr>
            <w:rFonts w:cs="Times New Roman"/>
            <w:strike/>
            <w:color w:val="000000"/>
            <w:sz w:val="24"/>
            <w:szCs w:val="24"/>
            <w:lang w:val="fr-BE"/>
          </w:rPr>
          <w:t>K4161</w:t>
        </w:r>
      </w:ins>
    </w:p>
    <w:p>
      <w:pPr>
        <w:pStyle w:val="Normal"/>
        <w:autoSpaceDE w:val="false"/>
        <w:spacing w:lineRule="auto" w:line="240"/>
        <w:rPr>
          <w:ins w:id="32" w:author="J. Piron" w:date="2014-04-01T14:12:00Z"/>
          <w:strike/>
          <w:color w:val="000000"/>
          <w:szCs w:val="24"/>
        </w:rPr>
      </w:pPr>
      <w:ins w:id="29" w:author="J. Piron" w:date="2014-04-01T14:10:00Z">
        <w:r>
          <w:rPr>
            <w:rFonts w:cs="Times New Roman"/>
            <w:strike/>
            <w:color w:val="000000"/>
            <w:sz w:val="24"/>
            <w:szCs w:val="24"/>
            <w:lang w:val="fr-BE"/>
          </w:rPr>
          <w:t>Superstructure, béton C60/75 BP EE4 - WAI(0,45) pour poutre préfabriquée,</w:t>
        </w:r>
      </w:ins>
      <w:r>
        <w:rPr>
          <w:strike w:val="false"/>
          <w:dstrike w:val="false"/>
          <w:color w:val="000000"/>
          <w:szCs w:val="24"/>
          <w:lang w:val="fr-BE"/>
        </w:rPr>
        <w:t xml:space="preserve"> </w:t>
      </w:r>
      <w:ins w:id="30" w:author="J. Piron" w:date="2014-04-01T14:10:00Z">
        <w:r>
          <w:rPr>
            <w:rFonts w:cs="Times New Roman"/>
            <w:strike/>
            <w:color w:val="000000"/>
            <w:sz w:val="24"/>
            <w:szCs w:val="24"/>
            <w:lang w:val="fr-BE"/>
          </w:rPr>
          <w:t>précontrainte</w:t>
        </w:r>
      </w:ins>
      <w:ins w:id="31" w:author="J. Piron" w:date="2014-04-01T14:05:00Z">
        <w:r>
          <w:rPr>
            <w:strike w:val="false"/>
            <w:dstrike w:val="false"/>
            <w:color w:val="000000"/>
            <w:szCs w:val="24"/>
          </w:rPr>
          <w:t xml:space="preserve"> </w:t>
        </w:r>
      </w:ins>
    </w:p>
    <w:p>
      <w:pPr>
        <w:pStyle w:val="Normal"/>
        <w:autoSpaceDE w:val="false"/>
        <w:spacing w:lineRule="auto" w:line="240"/>
        <w:rPr>
          <w:ins w:id="34" w:author="J. Piron" w:date="2014-04-11T16:29:00Z"/>
          <w:strike/>
          <w:color w:val="000000"/>
          <w:szCs w:val="24"/>
          <w:lang w:val="fr-BE"/>
        </w:rPr>
      </w:pPr>
      <w:ins w:id="33" w:author="J. Piron" w:date="2014-04-11T16:29:00Z">
        <w:r>
          <w:rPr>
            <w:strike/>
            <w:color w:val="000000"/>
            <w:szCs w:val="24"/>
            <w:lang w:val="fr-BE"/>
          </w:rPr>
          <w:t>K4162</w:t>
        </w:r>
      </w:ins>
    </w:p>
    <w:p>
      <w:pPr>
        <w:pStyle w:val="Normal"/>
        <w:autoSpaceDE w:val="false"/>
        <w:spacing w:lineRule="auto" w:line="240"/>
        <w:rPr>
          <w:ins w:id="38" w:author="J. Piron" w:date="2014-04-11T16:29:00Z"/>
        </w:rPr>
      </w:pPr>
      <w:ins w:id="35" w:author="J. Piron" w:date="2014-04-11T16:29:00Z">
        <w:r>
          <w:rPr>
            <w:strike/>
            <w:color w:val="000000"/>
            <w:szCs w:val="24"/>
            <w:lang w:val="fr-BE"/>
          </w:rPr>
          <w:t>Superstructure, béton C60/75 BP EE4 - WAI(0,45) pour poutre préfabriquée,</w:t>
        </w:r>
      </w:ins>
      <w:r>
        <w:rPr>
          <w:strike/>
          <w:color w:val="000000"/>
          <w:szCs w:val="24"/>
          <w:lang w:val="fr-BE"/>
        </w:rPr>
        <w:t xml:space="preserve"> </w:t>
      </w:r>
      <w:ins w:id="36" w:author="J. Piron" w:date="2014-04-11T16:29:00Z">
        <w:r>
          <w:rPr>
            <w:strike/>
            <w:color w:val="000000"/>
            <w:szCs w:val="24"/>
            <w:lang w:val="fr-BE"/>
          </w:rPr>
          <w:t>précontrainte préfléchie</w:t>
        </w:r>
      </w:ins>
      <w:ins w:id="37" w:author="J. Piron" w:date="2014-04-11T16:29:00Z">
        <w:r>
          <w:rPr>
            <w:strike/>
            <w:color w:val="000000"/>
            <w:szCs w:val="24"/>
          </w:rPr>
          <w:t xml:space="preserve"> </w:t>
        </w:r>
      </w:ins>
    </w:p>
    <w:p>
      <w:pPr>
        <w:pStyle w:val="Normal"/>
        <w:autoSpaceDE w:val="false"/>
        <w:spacing w:lineRule="auto" w:line="240"/>
        <w:rPr>
          <w:ins w:id="40" w:author="J. Piron" w:date="2014-04-11T16:29:00Z"/>
          <w:strike/>
          <w:color w:val="000000"/>
          <w:szCs w:val="24"/>
          <w:lang w:val="fr-BE"/>
        </w:rPr>
      </w:pPr>
      <w:ins w:id="39" w:author="J. Piron" w:date="2014-04-11T16:29:00Z">
        <w:r>
          <w:rPr>
            <w:strike/>
            <w:color w:val="000000"/>
            <w:szCs w:val="24"/>
            <w:lang w:val="fr-BE"/>
          </w:rPr>
          <w:t>K4163</w:t>
        </w:r>
      </w:ins>
    </w:p>
    <w:p>
      <w:pPr>
        <w:pStyle w:val="Normal"/>
        <w:autoSpaceDE w:val="false"/>
        <w:spacing w:lineRule="auto" w:line="240"/>
        <w:rPr>
          <w:ins w:id="44" w:author="J. Piron" w:date="2014-04-11T16:29:00Z"/>
        </w:rPr>
      </w:pPr>
      <w:ins w:id="41" w:author="J. Piron" w:date="2014-04-11T16:29:00Z">
        <w:r>
          <w:rPr>
            <w:strike/>
            <w:color w:val="000000"/>
            <w:szCs w:val="24"/>
            <w:lang w:val="fr-BE"/>
          </w:rPr>
          <w:t>Superstructure, béton C60/75 BP EE4 - WAI(0,45) pour poutre préfabriquée,</w:t>
        </w:r>
      </w:ins>
      <w:r>
        <w:rPr>
          <w:strike/>
          <w:color w:val="000000"/>
          <w:szCs w:val="24"/>
          <w:lang w:val="fr-BE"/>
        </w:rPr>
        <w:t xml:space="preserve"> </w:t>
      </w:r>
      <w:ins w:id="42" w:author="J. Piron" w:date="2014-04-11T16:29:00Z">
        <w:r>
          <w:rPr>
            <w:strike/>
            <w:color w:val="000000"/>
            <w:szCs w:val="24"/>
            <w:lang w:val="fr-BE"/>
          </w:rPr>
          <w:t>postcontrainte</w:t>
        </w:r>
      </w:ins>
      <w:ins w:id="43" w:author="J. Piron" w:date="2014-04-11T16:29:00Z">
        <w:r>
          <w:rPr>
            <w:strike/>
            <w:color w:val="000000"/>
            <w:szCs w:val="24"/>
          </w:rPr>
          <w:t xml:space="preserve"> </w:t>
        </w:r>
      </w:ins>
    </w:p>
    <w:p>
      <w:pPr>
        <w:pStyle w:val="Normal"/>
        <w:autoSpaceDE w:val="false"/>
        <w:spacing w:lineRule="auto" w:line="240"/>
        <w:rPr>
          <w:ins w:id="46" w:author="J. Piron" w:date="2014-04-11T16:29:00Z"/>
          <w:strike/>
          <w:color w:val="000000"/>
          <w:szCs w:val="24"/>
          <w:lang w:val="fr-BE"/>
        </w:rPr>
      </w:pPr>
      <w:ins w:id="45" w:author="J. Piron" w:date="2014-04-11T16:29:00Z">
        <w:r>
          <w:rPr>
            <w:strike/>
            <w:color w:val="000000"/>
            <w:szCs w:val="24"/>
            <w:lang w:val="fr-BE"/>
          </w:rPr>
          <w:t>K4164</w:t>
        </w:r>
      </w:ins>
    </w:p>
    <w:p>
      <w:pPr>
        <w:pStyle w:val="Normal"/>
        <w:autoSpaceDE w:val="false"/>
        <w:spacing w:lineRule="auto" w:line="240"/>
        <w:rPr>
          <w:ins w:id="50" w:author="J. Piron" w:date="2014-04-11T16:29:00Z"/>
        </w:rPr>
      </w:pPr>
      <w:ins w:id="47" w:author="J. Piron" w:date="2014-04-11T16:29:00Z">
        <w:r>
          <w:rPr>
            <w:strike/>
            <w:color w:val="000000"/>
            <w:szCs w:val="24"/>
            <w:lang w:val="fr-BE"/>
          </w:rPr>
          <w:t>Superstructure, béton C60/75 BP EE4 - WAI(0,45) pour poutre préfabriquée,</w:t>
        </w:r>
      </w:ins>
      <w:r>
        <w:rPr>
          <w:strike/>
          <w:color w:val="000000"/>
          <w:szCs w:val="24"/>
          <w:lang w:val="fr-BE"/>
        </w:rPr>
        <w:t xml:space="preserve"> </w:t>
      </w:r>
      <w:ins w:id="48" w:author="J. Piron" w:date="2014-04-11T16:29:00Z">
        <w:r>
          <w:rPr>
            <w:strike/>
            <w:color w:val="000000"/>
            <w:szCs w:val="24"/>
            <w:lang w:val="fr-BE"/>
          </w:rPr>
          <w:t>postcontrainte préfléchie</w:t>
        </w:r>
      </w:ins>
      <w:ins w:id="49" w:author="J. Piron" w:date="2014-04-11T16:29:00Z">
        <w:r>
          <w:rPr>
            <w:strike/>
            <w:color w:val="000000"/>
            <w:szCs w:val="24"/>
          </w:rPr>
          <w:t xml:space="preserve"> </w:t>
        </w:r>
      </w:ins>
    </w:p>
    <w:p>
      <w:pPr>
        <w:pStyle w:val="Normal"/>
        <w:autoSpaceDE w:val="false"/>
        <w:spacing w:lineRule="auto" w:line="240"/>
        <w:rPr>
          <w:strike/>
          <w:color w:val="000000"/>
          <w:szCs w:val="24"/>
        </w:rPr>
      </w:pPr>
      <w:r>
        <w:rPr>
          <w:strike/>
          <w:color w:val="000000"/>
          <w:szCs w:val="24"/>
        </w:rPr>
      </w:r>
    </w:p>
    <w:p>
      <w:pPr>
        <w:pStyle w:val="Normal"/>
        <w:autoSpaceDE w:val="false"/>
        <w:spacing w:lineRule="auto" w:line="240"/>
        <w:rPr>
          <w:ins w:id="52" w:author="J. Piron" w:date="2014-04-01T14:12:00Z"/>
          <w:color w:val="000000"/>
          <w:szCs w:val="24"/>
          <w:lang w:val="fr-BE"/>
        </w:rPr>
      </w:pPr>
      <w:ins w:id="51" w:author="J. Piron" w:date="2014-04-11T16:33:00Z">
        <w:r>
          <w:rPr>
            <w:i w:val="false"/>
            <w:strike w:val="false"/>
            <w:dstrike w:val="false"/>
            <w:color w:val="000000"/>
            <w:szCs w:val="24"/>
            <w:lang w:val="fr-BE"/>
          </w:rPr>
          <w:t>A remplacer par</w:t>
        </w:r>
      </w:ins>
      <w:r>
        <w:rPr>
          <w:color w:val="000000"/>
          <w:szCs w:val="24"/>
          <w:lang w:val="fr-BE"/>
        </w:rPr>
        <w:t xml:space="preserve"> selon l’usage par: </w:t>
      </w:r>
    </w:p>
    <w:p>
      <w:pPr>
        <w:pStyle w:val="Normal"/>
        <w:autoSpaceDE w:val="false"/>
        <w:spacing w:lineRule="auto" w:line="240"/>
        <w:rPr>
          <w:ins w:id="56" w:author="J. Piron" w:date="2014-04-01T14:13:00Z"/>
        </w:rPr>
      </w:pPr>
      <w:ins w:id="53" w:author="J. Piron" w:date="2014-04-01T14:12:00Z">
        <w:r>
          <w:rPr>
            <w:rFonts w:cs="Times New Roman"/>
            <w:color w:val="000000"/>
            <w:sz w:val="24"/>
            <w:szCs w:val="24"/>
            <w:lang w:val="fr-BE"/>
          </w:rPr>
          <w:t>K416</w:t>
        </w:r>
      </w:ins>
      <w:ins w:id="54" w:author="J. Piron" w:date="2014-04-11T16:26:00Z">
        <w:r>
          <w:rPr>
            <w:rFonts w:cs="Times New Roman"/>
            <w:color w:val="000000"/>
            <w:sz w:val="24"/>
            <w:szCs w:val="24"/>
            <w:lang w:val="fr-BE"/>
          </w:rPr>
          <w:t>5</w:t>
        </w:r>
      </w:ins>
      <w:ins w:id="55" w:author="J. Piron" w:date="2014-04-01T14:13:00Z">
        <w:r>
          <w:rPr>
            <w:rFonts w:cs="Times New Roman"/>
            <w:color w:val="000000"/>
            <w:sz w:val="24"/>
            <w:szCs w:val="24"/>
            <w:lang w:val="fr-BE"/>
          </w:rPr>
          <w:t>*</w:t>
        </w:r>
      </w:ins>
    </w:p>
    <w:p>
      <w:pPr>
        <w:pStyle w:val="Normal"/>
        <w:autoSpaceDE w:val="false"/>
        <w:spacing w:lineRule="auto" w:line="240"/>
        <w:rPr>
          <w:ins w:id="60" w:author="J. Piron" w:date="2014-04-11T16:30:00Z"/>
          <w:rFonts w:ascii="Times New Roman" w:hAnsi="Times New Roman" w:cs="Times New Roman"/>
          <w:color w:val="000000"/>
          <w:sz w:val="24"/>
          <w:szCs w:val="24"/>
          <w:lang w:val="fr-BE"/>
        </w:rPr>
      </w:pPr>
      <w:ins w:id="57" w:author="J. Piron" w:date="2014-04-01T14:13:00Z">
        <w:r>
          <w:rPr>
            <w:rFonts w:cs="Times New Roman"/>
            <w:color w:val="000000"/>
            <w:sz w:val="24"/>
            <w:szCs w:val="24"/>
            <w:lang w:val="fr-BE"/>
          </w:rPr>
          <w:t>Superstructure, béton C60/75 BP EE4 - WAI(0,40) pour poutre préfabriquée,</w:t>
        </w:r>
      </w:ins>
      <w:ins w:id="58" w:author="J. Piron" w:date="2014-04-11T16:32:00Z">
        <w:r>
          <w:rPr>
            <w:color w:val="000000"/>
            <w:szCs w:val="24"/>
            <w:lang w:val="fr-BE"/>
          </w:rPr>
          <w:t xml:space="preserve"> </w:t>
        </w:r>
      </w:ins>
      <w:ins w:id="59" w:author="J. Piron" w:date="2014-04-01T14:13:00Z">
        <w:r>
          <w:rPr>
            <w:rFonts w:cs="Times New Roman"/>
            <w:color w:val="000000"/>
            <w:sz w:val="24"/>
            <w:szCs w:val="24"/>
            <w:lang w:val="fr-BE"/>
          </w:rPr>
          <w:t>précontrainte</w:t>
        </w:r>
      </w:ins>
    </w:p>
    <w:p>
      <w:pPr>
        <w:pStyle w:val="Normal"/>
        <w:autoSpaceDE w:val="false"/>
        <w:spacing w:lineRule="auto" w:line="240"/>
        <w:rPr>
          <w:ins w:id="62" w:author="J. Piron" w:date="2014-04-11T16:30:00Z"/>
          <w:color w:val="000000"/>
          <w:szCs w:val="24"/>
          <w:lang w:val="fr-BE"/>
        </w:rPr>
      </w:pPr>
      <w:ins w:id="61" w:author="J. Piron" w:date="2014-04-11T16:30:00Z">
        <w:r>
          <w:rPr>
            <w:color w:val="000000"/>
            <w:szCs w:val="24"/>
            <w:lang w:val="fr-BE"/>
          </w:rPr>
          <w:t>K4166*</w:t>
        </w:r>
      </w:ins>
    </w:p>
    <w:p>
      <w:pPr>
        <w:pStyle w:val="Normal"/>
        <w:autoSpaceDE w:val="false"/>
        <w:spacing w:lineRule="auto" w:line="240"/>
        <w:rPr>
          <w:ins w:id="67" w:author="J. Piron" w:date="2014-04-11T16:30:00Z"/>
        </w:rPr>
      </w:pPr>
      <w:ins w:id="63" w:author="J. Piron" w:date="2014-04-11T16:30:00Z">
        <w:r>
          <w:rPr>
            <w:color w:val="000000"/>
            <w:szCs w:val="24"/>
            <w:lang w:val="fr-BE"/>
          </w:rPr>
          <w:t>Superstructure, béton C60/75 BP EE4 - WAI(0,40) pour poutre préfabriquée,</w:t>
        </w:r>
      </w:ins>
      <w:ins w:id="64" w:author="J. Piron" w:date="2014-04-11T16:32:00Z">
        <w:r>
          <w:rPr>
            <w:color w:val="000000"/>
            <w:szCs w:val="24"/>
            <w:lang w:val="fr-BE"/>
          </w:rPr>
          <w:t xml:space="preserve"> </w:t>
        </w:r>
      </w:ins>
      <w:ins w:id="65" w:author="J. Piron" w:date="2014-04-11T16:30:00Z">
        <w:r>
          <w:rPr>
            <w:color w:val="000000"/>
            <w:szCs w:val="24"/>
            <w:lang w:val="fr-BE"/>
          </w:rPr>
          <w:t>précontrainte préfléchie</w:t>
        </w:r>
      </w:ins>
      <w:ins w:id="66" w:author="J. Piron" w:date="2014-04-11T16:30:00Z">
        <w:r>
          <w:rPr>
            <w:strike/>
            <w:color w:val="000000"/>
            <w:szCs w:val="24"/>
          </w:rPr>
          <w:t xml:space="preserve"> </w:t>
        </w:r>
      </w:ins>
    </w:p>
    <w:p>
      <w:pPr>
        <w:pStyle w:val="Normal"/>
        <w:autoSpaceDE w:val="false"/>
        <w:spacing w:lineRule="auto" w:line="240"/>
        <w:rPr>
          <w:ins w:id="69" w:author="J. Piron" w:date="2014-04-11T16:30:00Z"/>
          <w:color w:val="000000"/>
          <w:szCs w:val="24"/>
          <w:lang w:val="fr-BE"/>
        </w:rPr>
      </w:pPr>
      <w:ins w:id="68" w:author="J. Piron" w:date="2014-04-11T16:30:00Z">
        <w:r>
          <w:rPr>
            <w:color w:val="000000"/>
            <w:szCs w:val="24"/>
            <w:lang w:val="fr-BE"/>
          </w:rPr>
          <w:t>K4167*</w:t>
        </w:r>
      </w:ins>
    </w:p>
    <w:p>
      <w:pPr>
        <w:pStyle w:val="Normal"/>
        <w:autoSpaceDE w:val="false"/>
        <w:spacing w:lineRule="auto" w:line="240"/>
        <w:rPr>
          <w:ins w:id="74" w:author="J. Piron" w:date="2014-04-11T16:30:00Z"/>
        </w:rPr>
      </w:pPr>
      <w:ins w:id="70" w:author="J. Piron" w:date="2014-04-11T16:30:00Z">
        <w:r>
          <w:rPr>
            <w:color w:val="000000"/>
            <w:szCs w:val="24"/>
            <w:lang w:val="fr-BE"/>
          </w:rPr>
          <w:t>Superstructure, béton C60/75 BP EE4 - WAI(0,40) pour poutre préfabriquée,</w:t>
        </w:r>
      </w:ins>
      <w:ins w:id="71" w:author="J. Piron" w:date="2014-04-11T16:32:00Z">
        <w:r>
          <w:rPr>
            <w:color w:val="000000"/>
            <w:szCs w:val="24"/>
            <w:lang w:val="fr-BE"/>
          </w:rPr>
          <w:t xml:space="preserve"> </w:t>
        </w:r>
      </w:ins>
      <w:ins w:id="72" w:author="J. Piron" w:date="2014-04-11T16:30:00Z">
        <w:r>
          <w:rPr>
            <w:color w:val="000000"/>
            <w:szCs w:val="24"/>
            <w:lang w:val="fr-BE"/>
          </w:rPr>
          <w:t>postcontrainte</w:t>
        </w:r>
      </w:ins>
      <w:ins w:id="73" w:author="J. Piron" w:date="2014-04-11T16:30:00Z">
        <w:r>
          <w:rPr>
            <w:strike/>
            <w:color w:val="000000"/>
            <w:szCs w:val="24"/>
          </w:rPr>
          <w:t xml:space="preserve"> </w:t>
        </w:r>
      </w:ins>
    </w:p>
    <w:p>
      <w:pPr>
        <w:pStyle w:val="Normal"/>
        <w:autoSpaceDE w:val="false"/>
        <w:spacing w:lineRule="auto" w:line="240"/>
        <w:rPr>
          <w:ins w:id="76" w:author="J. Piron" w:date="2014-04-11T16:30:00Z"/>
          <w:color w:val="000000"/>
          <w:szCs w:val="24"/>
          <w:lang w:val="fr-BE"/>
        </w:rPr>
      </w:pPr>
      <w:ins w:id="75" w:author="J. Piron" w:date="2014-04-11T16:30:00Z">
        <w:r>
          <w:rPr>
            <w:color w:val="000000"/>
            <w:szCs w:val="24"/>
            <w:lang w:val="fr-BE"/>
          </w:rPr>
          <w:t>K4168*</w:t>
        </w:r>
      </w:ins>
    </w:p>
    <w:p>
      <w:pPr>
        <w:pStyle w:val="Normal"/>
        <w:autoSpaceDE w:val="false"/>
        <w:spacing w:lineRule="auto" w:line="240"/>
        <w:rPr>
          <w:ins w:id="81" w:author="J. Piron" w:date="2014-04-11T16:30:00Z"/>
        </w:rPr>
      </w:pPr>
      <w:ins w:id="77" w:author="J. Piron" w:date="2014-04-11T16:30:00Z">
        <w:r>
          <w:rPr>
            <w:color w:val="000000"/>
            <w:szCs w:val="24"/>
            <w:lang w:val="fr-BE"/>
          </w:rPr>
          <w:t>Superstructure, béton C60/75 BP EE4 - WAI(0,40) pour poutre préfabriquée,</w:t>
        </w:r>
      </w:ins>
      <w:ins w:id="78" w:author="J. Piron" w:date="2014-04-11T16:32:00Z">
        <w:r>
          <w:rPr>
            <w:color w:val="000000"/>
            <w:szCs w:val="24"/>
            <w:lang w:val="fr-BE"/>
          </w:rPr>
          <w:t xml:space="preserve"> </w:t>
        </w:r>
      </w:ins>
      <w:ins w:id="79" w:author="J. Piron" w:date="2014-04-11T16:30:00Z">
        <w:r>
          <w:rPr>
            <w:color w:val="000000"/>
            <w:szCs w:val="24"/>
            <w:lang w:val="fr-BE"/>
          </w:rPr>
          <w:t>postcontrainte préfléchie</w:t>
        </w:r>
      </w:ins>
      <w:ins w:id="80" w:author="J. Piron" w:date="2014-04-11T16:30:00Z">
        <w:r>
          <w:rPr>
            <w:strike/>
            <w:color w:val="000000"/>
            <w:szCs w:val="24"/>
          </w:rPr>
          <w:t xml:space="preserve"> </w:t>
        </w:r>
      </w:ins>
    </w:p>
    <w:p>
      <w:pPr>
        <w:pStyle w:val="Normal"/>
        <w:autoSpaceDE w:val="false"/>
        <w:spacing w:lineRule="auto" w:line="240"/>
        <w:rPr>
          <w:strike w:val="false"/>
          <w:dstrike w:val="false"/>
          <w:color w:val="000000"/>
          <w:szCs w:val="24"/>
        </w:rPr>
      </w:pPr>
      <w:r>
        <w:rPr>
          <w:strike w:val="false"/>
          <w:dstrike w:val="false"/>
          <w:color w:val="000000"/>
          <w:szCs w:val="24"/>
        </w:rPr>
      </w:r>
    </w:p>
    <w:p>
      <w:pPr>
        <w:pStyle w:val="bar"/>
        <w:rPr>
          <w:strike w:val="false"/>
          <w:dstrike w:val="false"/>
          <w:color w:val="000000"/>
        </w:rPr>
      </w:pPr>
      <w:r>
        <w:rPr>
          <w:strike w:val="false"/>
          <w:dstrike w:val="false"/>
          <w:color w:val="000000"/>
        </w:rPr>
      </w:r>
    </w:p>
    <w:p>
      <w:pPr>
        <w:pStyle w:val="bar"/>
        <w:rPr>
          <w:strike w:val="false"/>
          <w:dstrike w:val="false"/>
          <w:color w:val="000000"/>
          <w:u w:val="single"/>
        </w:rPr>
      </w:pPr>
      <w:r>
        <w:rPr>
          <w:strike w:val="false"/>
          <w:dstrike w:val="false"/>
          <w:color w:val="000000"/>
          <w:u w:val="single"/>
        </w:rPr>
        <w:t>Conditions d’environnement</w:t>
      </w:r>
    </w:p>
    <w:p>
      <w:pPr>
        <w:pStyle w:val="bar"/>
        <w:rPr>
          <w:strike w:val="false"/>
          <w:dstrike w:val="false"/>
          <w:color w:val="000000"/>
          <w:u w:val="single"/>
        </w:rPr>
      </w:pPr>
      <w:r>
        <w:rPr>
          <w:strike w:val="false"/>
          <w:dstrike w:val="false"/>
          <w:color w:val="000000"/>
          <w:u w:val="single"/>
        </w:rPr>
      </w:r>
    </w:p>
    <w:p>
      <w:pPr>
        <w:pStyle w:val="bar"/>
        <w:rPr/>
      </w:pPr>
      <w:r>
        <w:rPr>
          <w:strike w:val="false"/>
          <w:dstrike w:val="false"/>
          <w:color w:val="000000"/>
        </w:rPr>
        <w:t>La condition d’environnement G (cf. NBN EN 15050 et 13369) est sévère. Elle correspond aux éléments soumis aux sels de déverglaçage (or des "éclaboussures" sont possibles sur 6 m en projection horizontale et verticale). L’expérience a déjà montré la présence d’eau salée sur les poutres par percolation au droit des joints ou autres. Dans ce cas, la durée d'utilisation du projet est réduite à 50 ans.</w:t>
      </w:r>
    </w:p>
    <w:p>
      <w:pPr>
        <w:pStyle w:val="bar"/>
        <w:rPr>
          <w:color w:val="000000"/>
        </w:rPr>
      </w:pPr>
      <w:r>
        <w:rPr>
          <w:strike w:val="false"/>
          <w:dstrike w:val="false"/>
          <w:color w:val="000000"/>
        </w:rPr>
        <w:t>En cas de projet stratégique, difficile ou sans programme d'entretien, la classe G sera prescrite avec une durée d'utilisation du projet supérieure. Les enrobages sont alors majorés en conséquence: une augmentation de la durée d'utilisation de projet de 50 ans à 100 ans implique une majoration de 10 mm sur les enrobages.</w:t>
      </w:r>
    </w:p>
    <w:p>
      <w:pPr>
        <w:pStyle w:val="bar"/>
        <w:rPr>
          <w:strike w:val="false"/>
          <w:dstrike w:val="false"/>
          <w:color w:val="000000"/>
        </w:rPr>
      </w:pPr>
      <w:r>
        <w:rPr>
          <w:strike w:val="false"/>
          <w:dstrike w:val="false"/>
          <w:color w:val="000000"/>
        </w:rPr>
        <w:t xml:space="preserve">La norme NBN EN 15050 - Produits préfabriqués en béton – éléments de ponts, préconise des conditions d'environnement E (selon l'annexe A de la EN 13369 définissant les enrobages minimum) pour les joues de poutres de pont exposées. </w:t>
      </w:r>
    </w:p>
    <w:p>
      <w:pPr>
        <w:pStyle w:val="bar"/>
        <w:rPr/>
      </w:pPr>
      <w:r>
        <w:rPr>
          <w:strike w:val="false"/>
          <w:dstrike w:val="false"/>
          <w:color w:val="000000"/>
        </w:rPr>
        <w:t>Les enrobages subséquents (conditions d’environnement E associées à une classe structurale S6 - durée d’utilisation de projet de 100 ans) sont identiques aux enrobages définis en classe G (surface non protégée contre les sels de déverglaçage dans des conditions sévères) pour une durée d'utilisation du projet de 50 ans.</w:t>
      </w:r>
    </w:p>
    <w:p>
      <w:pPr>
        <w:pStyle w:val="bar"/>
        <w:rPr>
          <w:strike w:val="false"/>
          <w:dstrike w:val="false"/>
          <w:color w:val="000000"/>
        </w:rPr>
      </w:pPr>
      <w:r>
        <w:rPr>
          <w:strike w:val="false"/>
          <w:dstrike w:val="false"/>
          <w:color w:val="000000"/>
        </w:rPr>
      </w:r>
    </w:p>
    <w:p>
      <w:pPr>
        <w:pStyle w:val="bar"/>
        <w:rPr>
          <w:strike w:val="false"/>
          <w:dstrike w:val="false"/>
          <w:color w:val="000000"/>
          <w:u w:val="single"/>
        </w:rPr>
      </w:pPr>
      <w:r>
        <w:rPr>
          <w:strike w:val="false"/>
          <w:dstrike w:val="false"/>
          <w:color w:val="000000"/>
          <w:u w:val="single"/>
        </w:rPr>
        <w:t xml:space="preserve">Cas spécifiques </w:t>
      </w:r>
    </w:p>
    <w:p>
      <w:pPr>
        <w:pStyle w:val="bar"/>
        <w:rPr>
          <w:strike w:val="false"/>
          <w:dstrike w:val="false"/>
          <w:color w:val="000000"/>
          <w:u w:val="single"/>
        </w:rPr>
      </w:pPr>
      <w:r>
        <w:rPr>
          <w:strike w:val="false"/>
          <w:dstrike w:val="false"/>
          <w:color w:val="000000"/>
          <w:u w:val="single"/>
        </w:rPr>
      </w:r>
    </w:p>
    <w:p>
      <w:pPr>
        <w:pStyle w:val="Normal"/>
        <w:spacing w:lineRule="atLeast" w:line="300"/>
        <w:jc w:val="both"/>
        <w:rPr/>
      </w:pPr>
      <w:r>
        <w:rPr>
          <w:i/>
          <w:color w:val="000000"/>
        </w:rPr>
        <w:t>Dans le cas d'ouvrages spéciaux, il convient de se renseigner auprès de la Direction des Matériaux de Structure du SPW qui peut fournir un texte spécifique au cas particulier rencontré.</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ind w:hanging="0" w:start="0"/>
        <w:rPr/>
      </w:pPr>
      <w:r>
        <w:rPr/>
        <w:t>K. 7.2. prédalles en béton</w:t>
      </w:r>
    </w:p>
    <w:p>
      <w:pPr>
        <w:pStyle w:val="Normal"/>
        <w:jc w:val="both"/>
        <w:rPr>
          <w:color w:val="000000"/>
        </w:rPr>
      </w:pPr>
      <w:r>
        <w:rPr>
          <w:color w:val="000000"/>
        </w:rPr>
      </w:r>
    </w:p>
    <w:p>
      <w:pPr>
        <w:pStyle w:val="Normal"/>
        <w:pBdr>
          <w:top w:val="single" w:sz="12" w:space="1" w:color="000000"/>
          <w:left w:val="single" w:sz="12" w:space="4" w:color="000000"/>
          <w:bottom w:val="single" w:sz="12" w:space="0" w:color="000000"/>
          <w:right w:val="single" w:sz="12" w:space="4" w:color="000000"/>
        </w:pBdr>
        <w:spacing w:lineRule="atLeast" w:line="300"/>
        <w:jc w:val="both"/>
        <w:rPr>
          <w:color w:val="000000"/>
        </w:rPr>
      </w:pPr>
      <w:r>
        <w:rPr>
          <w:color w:val="000000"/>
        </w:rPr>
        <w:t>L’ingénieur dirigeant peut assimiler certains éléments à des prédalles de pont si il le souhaite (pour tenir compte d’éventuelles sollicitations dynamiques).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7.3. Eléments pour ouvrages d’art – Autres éléments préfabriqués en béton armé ou précontraint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0" w:color="000000"/>
          <w:right w:val="single" w:sz="12" w:space="4" w:color="000000"/>
        </w:pBdr>
        <w:spacing w:lineRule="atLeast" w:line="300"/>
        <w:jc w:val="both"/>
        <w:rPr>
          <w:color w:val="000000"/>
        </w:rPr>
      </w:pPr>
      <w:r>
        <w:rPr>
          <w:color w:val="000000"/>
        </w:rPr>
        <w:t>Indiquer les prescriptions particulières si elles diffèrent de celles du C. 44.1.</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7.4.1. Poutres préfléchies enrobées – Description</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En cas de poutres préfléchies enrobées liaisonnées sur chantier, indiquer les prescriptions complémentaires nécessaires.</w:t>
      </w:r>
    </w:p>
    <w:p>
      <w:pPr>
        <w:pStyle w:val="Normal"/>
        <w:spacing w:lineRule="atLeast" w:line="300"/>
        <w:jc w:val="both"/>
        <w:rPr>
          <w:color w:val="000000"/>
        </w:rPr>
      </w:pPr>
      <w:r>
        <w:rPr>
          <w:color w:val="000000"/>
        </w:rPr>
      </w:r>
    </w:p>
    <w:p>
      <w:pPr>
        <w:pStyle w:val="Normal"/>
        <w:spacing w:lineRule="atLeast" w:line="300"/>
        <w:jc w:val="both"/>
        <w:rPr>
          <w:i/>
          <w:color w:val="000000"/>
        </w:rPr>
      </w:pPr>
      <w:r>
        <w:rPr>
          <w:i/>
          <w:color w:val="000000"/>
        </w:rPr>
        <w:t>Les poutres préfléchies enrobées peuvent présenter une contre-flèche importante. L'auteur de projet doit être attentif à la solution présentée pour pallier à cette contre-flèche.</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ind w:hanging="0" w:start="0"/>
        <w:rPr/>
      </w:pPr>
      <w:r>
        <w:rPr/>
        <w:t>K. 7.4.2.1.2. Poutres préfléchies enrobées – Armatures ordinaires pour béton armé</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la nuance de l’acier.</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7.4.2.1.3. Poutres préfléchies enrobées – Armatures de précontrainte</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caractéristiques des éléments de précontrainte utilisés pour l’établissement du projet.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7.4.4. Poutres préfléchies enrobées –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 mode de paiement.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7.5. Haubans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7.6. Ouvrages en bois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7.7. Eléments de pont mobile</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8.1. Dispositifs d’appuis – Appuis en néoprène fretté</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8.2. Dispositifs d’appuis – Appuis spéciaux</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8.3. Joint de dilatation pour pont</w:t>
      </w:r>
    </w:p>
    <w:p>
      <w:pPr>
        <w:pStyle w:val="Normal"/>
        <w:spacing w:lineRule="atLeast" w:line="300"/>
        <w:jc w:val="both"/>
        <w:rPr>
          <w:color w:val="000000"/>
        </w:rPr>
      </w:pPr>
      <w:r>
        <w:rPr>
          <w:color w:val="000000"/>
        </w:rPr>
      </w:r>
    </w:p>
    <w:p>
      <w:pPr>
        <w:pStyle w:val="Normal"/>
        <w:tabs>
          <w:tab w:val="clear" w:pos="567"/>
          <w:tab w:val="left" w:pos="851" w:leader="none"/>
        </w:tabs>
        <w:rPr>
          <w:b/>
          <w:color w:val="000000"/>
        </w:rPr>
      </w:pPr>
      <w:r>
        <w:rPr>
          <w:b/>
          <w:color w:val="000000"/>
        </w:rPr>
        <w:t>K.8.3.1.</w:t>
        <w:tab/>
        <w:t>DESCRIPTION</w:t>
      </w:r>
    </w:p>
    <w:p>
      <w:pPr>
        <w:pStyle w:val="Normal"/>
        <w:rPr>
          <w:b/>
          <w:color w:val="000000"/>
        </w:rPr>
      </w:pPr>
      <w:r>
        <w:rPr>
          <w:b/>
          <w:color w:val="000000"/>
        </w:rPr>
      </w:r>
    </w:p>
    <w:p>
      <w:pPr>
        <w:pStyle w:val="Normal"/>
        <w:jc w:val="both"/>
        <w:rPr/>
      </w:pPr>
      <w:r>
        <w:rPr>
          <w:b/>
          <w:color w:val="000000"/>
          <w:u w:val="single"/>
        </w:rPr>
        <w:t>Dossiers général et particulier du joint</w:t>
      </w:r>
      <w:r>
        <w:rPr>
          <w:color w:val="000000"/>
        </w:rPr>
        <w:t>.</w:t>
      </w:r>
    </w:p>
    <w:p>
      <w:pPr>
        <w:pStyle w:val="Normal"/>
        <w:jc w:val="both"/>
        <w:rPr>
          <w:color w:val="000000"/>
        </w:rPr>
      </w:pPr>
      <w:r>
        <w:rPr>
          <w:color w:val="000000"/>
        </w:rPr>
      </w:r>
    </w:p>
    <w:p>
      <w:pPr>
        <w:pStyle w:val="Normal"/>
        <w:jc w:val="both"/>
        <w:rPr>
          <w:i/>
          <w:color w:val="000000"/>
        </w:rPr>
      </w:pPr>
      <w:r>
        <w:rPr>
          <w:i/>
          <w:color w:val="000000"/>
        </w:rPr>
        <w:t>La liste des joints dont le dossier général est approuvé par le D.E.T. est disponible sur le site "Qualité &amp; Construction" http://qc.spw.wallonie.be</w:t>
      </w:r>
    </w:p>
    <w:p>
      <w:pPr>
        <w:pStyle w:val="Normal"/>
        <w:jc w:val="both"/>
        <w:rPr>
          <w:i/>
          <w:color w:val="000000"/>
        </w:rPr>
      </w:pPr>
      <w:r>
        <w:rPr>
          <w:i/>
          <w:color w:val="000000"/>
        </w:rPr>
      </w:r>
    </w:p>
    <w:p>
      <w:pPr>
        <w:pStyle w:val="Normal"/>
        <w:jc w:val="both"/>
        <w:rPr/>
      </w:pPr>
      <w:r>
        <w:rPr>
          <w:i/>
          <w:color w:val="000000"/>
        </w:rPr>
        <w:t>Il se peut que le dossier général du joint proposé par l’adjudicataire n’ait pas encore reçu d’approbation du D.E.T., lors du marché. Il est dès lors utile de prévoir dans le CSC des délais (suffisants) pour la remise du dossier au D.E.T. et pour l’examen du dossier par le D.E.T. (ex: minimum 2 x 15 jours).</w:t>
      </w:r>
    </w:p>
    <w:p>
      <w:pPr>
        <w:pStyle w:val="Normal"/>
        <w:jc w:val="both"/>
        <w:rPr>
          <w:i/>
          <w:color w:val="000000"/>
        </w:rPr>
      </w:pPr>
      <w:r>
        <w:rPr>
          <w:i/>
          <w:color w:val="000000"/>
        </w:rPr>
      </w:r>
    </w:p>
    <w:p>
      <w:pPr>
        <w:pStyle w:val="Normal"/>
        <w:jc w:val="both"/>
        <w:rPr/>
      </w:pPr>
      <w:r>
        <w:rPr>
          <w:i/>
          <w:color w:val="000000"/>
        </w:rPr>
        <w:t>Dans le cas où le dossier général du joint proposé a déjà reçu une approbation du D.E.T., il convient de solliciter le fabricant pour s’assurer que tous les documents remis sont toujours valides et qu’il n’y pas eu de modifications.</w:t>
      </w:r>
    </w:p>
    <w:p>
      <w:pPr>
        <w:pStyle w:val="Normal"/>
        <w:jc w:val="both"/>
        <w:rPr>
          <w:i/>
          <w:color w:val="000000"/>
        </w:rPr>
      </w:pPr>
      <w:r>
        <w:rPr>
          <w:i/>
          <w:color w:val="000000"/>
        </w:rPr>
      </w:r>
    </w:p>
    <w:p>
      <w:pPr>
        <w:pStyle w:val="Normal"/>
        <w:jc w:val="both"/>
        <w:rPr>
          <w:i/>
          <w:color w:val="000000"/>
        </w:rPr>
      </w:pPr>
      <w:r>
        <w:rPr>
          <w:i/>
          <w:color w:val="000000"/>
        </w:rPr>
        <w:t>Nous attirons l’attention sur le fait que l’approbation du dossier général du joint par le D.E.T. est une condition nécessaire mais pas suffisante pour approuver le joint dans le cadre du marché.</w:t>
      </w:r>
    </w:p>
    <w:p>
      <w:pPr>
        <w:pStyle w:val="Normal"/>
        <w:jc w:val="both"/>
        <w:rPr>
          <w:i/>
          <w:color w:val="000000"/>
        </w:rPr>
      </w:pPr>
      <w:r>
        <w:rPr>
          <w:i/>
          <w:color w:val="000000"/>
        </w:rPr>
      </w:r>
    </w:p>
    <w:p>
      <w:pPr>
        <w:pStyle w:val="Normal"/>
        <w:jc w:val="both"/>
        <w:rPr>
          <w:i/>
          <w:color w:val="000000"/>
        </w:rPr>
      </w:pPr>
      <w:r>
        <w:rPr>
          <w:i/>
          <w:color w:val="000000"/>
        </w:rPr>
        <w:t>L’approbation du dossier général peut contenir des remarques, des réserves ou des restrictions d’utilisations, à prendre en considération le cas échéant.</w:t>
      </w:r>
    </w:p>
    <w:p>
      <w:pPr>
        <w:pStyle w:val="Normal"/>
        <w:jc w:val="both"/>
        <w:rPr>
          <w:i/>
          <w:color w:val="000000"/>
        </w:rPr>
      </w:pPr>
      <w:r>
        <w:rPr>
          <w:i/>
          <w:color w:val="000000"/>
        </w:rPr>
      </w:r>
    </w:p>
    <w:p>
      <w:pPr>
        <w:pStyle w:val="Normal"/>
        <w:jc w:val="both"/>
        <w:rPr/>
      </w:pPr>
      <w:r>
        <w:rPr>
          <w:i/>
          <w:color w:val="000000"/>
        </w:rPr>
        <w:t>Le dossier général doit être complété par un dossier particulier, (dossier technique d’exécution propre à l’ouvrage) qui doit être soumis à l’approbation du fonctionnaire dirigeant. Ce dossier doit répondre aux clauses techniques du CCT Qualiroutes et du CSC, et contenir les informations relatives aux § K.8.3.2.5 (Etudes).</w:t>
      </w:r>
    </w:p>
    <w:p>
      <w:pPr>
        <w:pStyle w:val="Normal"/>
        <w:jc w:val="both"/>
        <w:rPr>
          <w:i/>
          <w:color w:val="000000"/>
        </w:rPr>
      </w:pPr>
      <w:r>
        <w:rPr>
          <w:i/>
          <w:color w:val="000000"/>
        </w:rPr>
      </w:r>
    </w:p>
    <w:p>
      <w:pPr>
        <w:pStyle w:val="Normal"/>
        <w:jc w:val="both"/>
        <w:rPr>
          <w:color w:val="000000"/>
        </w:rPr>
      </w:pPr>
      <w:r>
        <w:rPr>
          <w:color w:val="000000"/>
        </w:rPr>
      </w:r>
    </w:p>
    <w:p>
      <w:pPr>
        <w:pStyle w:val="Normal"/>
        <w:tabs>
          <w:tab w:val="clear" w:pos="567"/>
          <w:tab w:val="left" w:pos="851" w:leader="none"/>
        </w:tabs>
        <w:rPr/>
      </w:pPr>
      <w:r>
        <w:rPr>
          <w:b/>
          <w:color w:val="000000"/>
        </w:rPr>
        <w:t>K. 8.3.2.</w:t>
        <w:tab/>
        <w:t>CLAUSES TECHNIQUES</w:t>
      </w:r>
    </w:p>
    <w:p>
      <w:pPr>
        <w:pStyle w:val="Normal"/>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Eléments à préciser dans le CSC</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Le souffle nominal: capacité de mouvement du joint. Ce souffle sera supérieur ou égal au mouvement de l’ouvrage, résultant des dilatations thermiques et, pour les nouveaux ouvrages, des effets du fluage, du retrait et de la précontrainte (voir normes). Pour les ponts biais, en pente ou posé sur bielles une étude particulière est requise.</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Le biais de l’ouvrage.</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 xml:space="preserve">Le hiatus: ouverture entre les éléments de structure de part et d’autre du joint à placer. Il y a lieu de donner des valeurs indicatives des hiatus minimum et maximum en fonction des écarts des températures min et max renseignées par les normes. Il est peut être utile de préciser que le choix du joint se fait sur base du souffle nominal mais aussi de la configuration de l’ouvrage et notamment des dimensions du hiatus. En cas de hiatus important, on peut être amené à choisir un joint permettant un souffle plus grand que le souffle nominal calculé. </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Trafic: préciser le type de réseau selon CCT Qualiroutes § B1. Indiquer si possible le nombre moyen journalier de poids lourds par sens de circulation.</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Particularités liées à l’ouvrage: configuration des extrémités de la dalle de tablier, précontrainte longitudinale ou transversale (têtes d’ancrage ), armaturage des abouts, dimensions des réservations, coupe type de la chaussée et des trottoirs, présence éventuelle d’impétrants, joint présentant des raccords biais ou à angle droit, etc.</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La catégorie du joint.</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Choisir un ou plusieurs types de joints parmi les catégories et sous catégories décrites ci-après. (Dans certains cas, il est intéressant de laisser le choix entre plusieurs types de joints).</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jc w:val="both"/>
        <w:rPr>
          <w:color w:val="000000"/>
        </w:rPr>
      </w:pPr>
      <w:r>
        <w:rPr>
          <w:color w:val="000000"/>
        </w:rPr>
      </w:r>
    </w:p>
    <w:p>
      <w:pPr>
        <w:pStyle w:val="Normal"/>
        <w:rPr>
          <w:b/>
          <w:color w:val="000000"/>
          <w:u w:val="single"/>
        </w:rPr>
      </w:pPr>
      <w:r>
        <w:rPr>
          <w:b/>
          <w:color w:val="000000"/>
          <w:u w:val="single"/>
        </w:rPr>
        <w:t>Joints bitumineux</w:t>
      </w:r>
    </w:p>
    <w:p>
      <w:pPr>
        <w:pStyle w:val="Normal"/>
        <w:rPr>
          <w:b/>
          <w:color w:val="000000"/>
          <w:u w:val="single"/>
        </w:rPr>
      </w:pPr>
      <w:r>
        <w:rPr>
          <w:b/>
          <w:color w:val="000000"/>
          <w:u w:val="single"/>
        </w:rPr>
      </w:r>
    </w:p>
    <w:p>
      <w:pPr>
        <w:pStyle w:val="Normal"/>
        <w:jc w:val="both"/>
        <w:rPr/>
      </w:pPr>
      <w:r>
        <w:rPr>
          <w:i/>
          <w:color w:val="000000"/>
        </w:rPr>
        <w:t>Joint reprenant de faibles dilatations, composé d’une masse bitumineuse souple et de granulats (souffle nominal: 20 mm max).</w:t>
      </w:r>
    </w:p>
    <w:p>
      <w:pPr>
        <w:pStyle w:val="Normal"/>
        <w:rPr>
          <w:i/>
          <w:color w:val="000000"/>
        </w:rPr>
      </w:pPr>
      <w:r>
        <w:rPr>
          <w:i/>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lang w:val="fr-BE" w:eastAsia="fr-FR"/>
        </w:rPr>
      </w:pPr>
      <w:r>
        <w:rPr>
          <w:color w:val="000000"/>
          <w:lang w:val="fr-BE" w:eastAsia="fr-FR"/>
        </w:rPr>
        <w:drawing>
          <wp:anchor distT="0" distB="0" distL="114935" distR="114935" simplePos="0" relativeHeight="7" behindDoc="0" locked="0" layoutInCell="1" allowOverlap="1">
            <wp:simplePos x="0" y="0"/>
            <wp:positionH relativeFrom="column">
              <wp:posOffset>0</wp:posOffset>
            </wp:positionH>
            <wp:positionV relativeFrom="paragraph">
              <wp:posOffset>-1056005</wp:posOffset>
            </wp:positionV>
            <wp:extent cx="2580005" cy="121412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rcRect l="-5" t="-11" r="-5" b="-11"/>
                    <a:stretch>
                      <a:fillRect/>
                    </a:stretch>
                  </pic:blipFill>
                  <pic:spPr bwMode="auto">
                    <a:xfrm>
                      <a:off x="0" y="0"/>
                      <a:ext cx="2580005" cy="1214120"/>
                    </a:xfrm>
                    <a:prstGeom prst="rect">
                      <a:avLst/>
                    </a:prstGeom>
                    <a:noFill/>
                  </pic:spPr>
                </pic:pic>
              </a:graphicData>
            </a:graphic>
          </wp:anchor>
        </w:drawing>
      </w:r>
    </w:p>
    <w:p>
      <w:pPr>
        <w:pStyle w:val="Normal"/>
        <w:rPr>
          <w:color w:val="000000"/>
        </w:rPr>
      </w:pPr>
      <w:r>
        <w:rPr>
          <w:color w:val="000000"/>
        </w:rPr>
      </w:r>
    </w:p>
    <w:p>
      <w:pPr>
        <w:pStyle w:val="Normal"/>
        <w:rPr>
          <w:b/>
          <w:color w:val="000000"/>
        </w:rPr>
      </w:pPr>
      <w:r>
        <w:rPr>
          <w:b/>
          <w:color w:val="000000"/>
        </w:rPr>
      </w:r>
    </w:p>
    <w:p>
      <w:pPr>
        <w:pStyle w:val="Normal"/>
        <w:rPr/>
      </w:pPr>
      <w:r>
        <w:rPr>
          <w:b/>
          <w:color w:val="000000"/>
          <w:u w:val="single"/>
        </w:rPr>
        <w:t>Joint à hiatus</w:t>
      </w:r>
    </w:p>
    <w:p>
      <w:pPr>
        <w:pStyle w:val="Normal"/>
        <w:rPr>
          <w:b/>
          <w:color w:val="000000"/>
          <w:u w:val="single"/>
        </w:rPr>
      </w:pPr>
      <w:r>
        <w:rPr>
          <w:b/>
          <w:color w:val="000000"/>
          <w:u w:val="single"/>
        </w:rPr>
      </w:r>
    </w:p>
    <w:p>
      <w:pPr>
        <w:pStyle w:val="Normal"/>
        <w:jc w:val="both"/>
        <w:rPr>
          <w:i/>
          <w:color w:val="000000"/>
        </w:rPr>
      </w:pPr>
      <w:r>
        <w:rPr>
          <w:i/>
          <w:color w:val="000000"/>
        </w:rPr>
        <w:t>Joint composé de deux cornières ancrées de part et d’autre du joint, entre lesquelles on place une bavette en néoprène étanche (écartement des cornières limité à 80 mm pour des raisons de confort des usagers et de limitation du bruit).</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Ces joints peuvent être:</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w:t>
        <w:tab/>
        <w:t>soit ancrés dans un massif en béton (réservation dans un tablier) ;</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w:t>
        <w:tab/>
        <w:t>soit posés dans l’épaisseur du revêtement (longrines en béton ou en résine).</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A préciser selon la configuration de l’ouvrage (présence ou non d’une réservation, densité de l’armaturage, présence de précontrainte longitudinale ou transversale, tête d’ancrage de postcontrainte, etc.).</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Préciser si le joint doit être muni d’un plat horizontal métallique permettant le raccordement et la continuité de l’étanchéité conformément au CCT Qualiroutes K.9.1. 2.2.5.2.a.</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r>
        <w:br w:type="page"/>
      </w:r>
    </w:p>
    <w:p>
      <w:pPr>
        <w:pStyle w:val="Normal"/>
        <w:jc w:val="both"/>
        <w:rPr>
          <w:color w:val="000000"/>
          <w:szCs w:val="22"/>
        </w:rPr>
      </w:pPr>
      <w:r>
        <w:rPr>
          <w:color w:val="000000"/>
          <w:szCs w:val="22"/>
        </w:rPr>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lineRule="auto" w:line="240"/>
              <w:jc w:val="end"/>
              <w:rPr>
                <w:rFonts w:ascii="Arial" w:hAnsi="Arial" w:cs="Arial"/>
                <w:color w:val="000000"/>
                <w:sz w:val="18"/>
                <w:szCs w:val="18"/>
              </w:rPr>
            </w:pPr>
            <w:r>
              <w:rPr>
                <w:rFonts w:cs="Arial" w:ascii="Arial" w:hAnsi="Arial"/>
                <w:color w:val="000000"/>
                <w:sz w:val="18"/>
                <w:szCs w:val="18"/>
              </w:rPr>
              <w:drawing>
                <wp:inline distT="0" distB="0" distL="0" distR="0">
                  <wp:extent cx="1986915" cy="101536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rcRect l="-18" t="2681" r="-18" b="-34"/>
                          <a:stretch>
                            <a:fillRect/>
                          </a:stretch>
                        </pic:blipFill>
                        <pic:spPr bwMode="auto">
                          <a:xfrm>
                            <a:off x="0" y="0"/>
                            <a:ext cx="1986915" cy="1015365"/>
                          </a:xfrm>
                          <a:prstGeom prst="rect">
                            <a:avLst/>
                          </a:prstGeom>
                          <a:noFill/>
                        </pic:spPr>
                      </pic:pic>
                    </a:graphicData>
                  </a:graphic>
                </wp:inline>
              </w:drawing>
            </w:r>
          </w:p>
        </w:tc>
        <w:tc>
          <w:tcPr>
            <w:tcW w:w="460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jc w:val="end"/>
              <w:rPr>
                <w:rFonts w:ascii="Arial" w:hAnsi="Arial" w:cs="Arial"/>
                <w:color w:val="000000"/>
                <w:sz w:val="18"/>
                <w:szCs w:val="18"/>
              </w:rPr>
            </w:pPr>
            <w:r>
              <w:rPr>
                <w:rFonts w:cs="Arial" w:ascii="Arial" w:hAnsi="Arial"/>
                <w:color w:val="000000"/>
                <w:sz w:val="18"/>
                <w:szCs w:val="18"/>
              </w:rPr>
            </w:r>
          </w:p>
          <w:p>
            <w:pPr>
              <w:pStyle w:val="Normal"/>
              <w:spacing w:lineRule="auto" w:line="240"/>
              <w:jc w:val="end"/>
              <w:rPr>
                <w:rFonts w:ascii="Arial" w:hAnsi="Arial" w:cs="Arial"/>
                <w:color w:val="000000"/>
                <w:sz w:val="18"/>
                <w:szCs w:val="18"/>
              </w:rPr>
            </w:pPr>
            <w:r>
              <w:rPr>
                <w:rFonts w:cs="Arial" w:ascii="Arial" w:hAnsi="Arial"/>
                <w:color w:val="000000"/>
                <w:sz w:val="18"/>
                <w:szCs w:val="18"/>
              </w:rPr>
            </w:r>
          </w:p>
          <w:p>
            <w:pPr>
              <w:pStyle w:val="Normal"/>
              <w:spacing w:lineRule="auto" w:line="240"/>
              <w:jc w:val="end"/>
              <w:rPr>
                <w:rFonts w:ascii="Arial" w:hAnsi="Arial" w:cs="Arial"/>
                <w:color w:val="000000"/>
                <w:sz w:val="18"/>
                <w:szCs w:val="18"/>
              </w:rPr>
            </w:pPr>
            <w:r>
              <w:rPr>
                <w:rFonts w:cs="Arial" w:ascii="Arial" w:hAnsi="Arial"/>
                <w:color w:val="000000"/>
                <w:sz w:val="18"/>
                <w:szCs w:val="18"/>
              </w:rPr>
              <w:t>Joint ancré dans un massif en béton,</w:t>
            </w:r>
          </w:p>
          <w:p>
            <w:pPr>
              <w:pStyle w:val="Normal"/>
              <w:spacing w:lineRule="auto" w:line="240"/>
              <w:jc w:val="end"/>
              <w:rPr>
                <w:rFonts w:ascii="Arial" w:hAnsi="Arial" w:cs="Arial"/>
                <w:color w:val="000000"/>
                <w:sz w:val="18"/>
                <w:szCs w:val="18"/>
              </w:rPr>
            </w:pPr>
            <w:r>
              <w:rPr>
                <w:rFonts w:cs="Arial" w:ascii="Arial" w:hAnsi="Arial"/>
                <w:color w:val="000000"/>
                <w:sz w:val="18"/>
                <w:szCs w:val="18"/>
              </w:rPr>
              <w:t>jusqu’au niveau du tablier</w:t>
            </w:r>
          </w:p>
          <w:p>
            <w:pPr>
              <w:pStyle w:val="Normal"/>
              <w:spacing w:lineRule="auto" w:line="240"/>
              <w:jc w:val="end"/>
              <w:rPr>
                <w:rFonts w:ascii="Arial" w:hAnsi="Arial" w:cs="Arial"/>
                <w:color w:val="000000"/>
                <w:sz w:val="18"/>
                <w:szCs w:val="18"/>
              </w:rPr>
            </w:pPr>
            <w:r>
              <w:rPr>
                <w:rFonts w:cs="Arial" w:ascii="Arial" w:hAnsi="Arial"/>
                <w:color w:val="000000"/>
                <w:sz w:val="18"/>
                <w:szCs w:val="18"/>
              </w:rPr>
            </w:r>
          </w:p>
          <w:p>
            <w:pPr>
              <w:pStyle w:val="Normal"/>
              <w:spacing w:lineRule="auto" w:line="240"/>
              <w:jc w:val="end"/>
              <w:rPr>
                <w:rFonts w:ascii="Arial" w:hAnsi="Arial" w:cs="Arial"/>
                <w:color w:val="000000"/>
                <w:sz w:val="18"/>
                <w:szCs w:val="18"/>
              </w:rPr>
            </w:pPr>
            <w:r>
              <w:rPr>
                <w:rFonts w:cs="Arial" w:ascii="Arial" w:hAnsi="Arial"/>
                <w:color w:val="000000"/>
                <w:sz w:val="18"/>
                <w:szCs w:val="18"/>
              </w:rPr>
            </w:r>
          </w:p>
        </w:tc>
      </w:tr>
      <w:tr>
        <w:trPr/>
        <w:tc>
          <w:tcPr>
            <w:tcW w:w="460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jc w:val="end"/>
              <w:rPr>
                <w:rFonts w:ascii="Arial" w:hAnsi="Arial" w:cs="Arial"/>
                <w:color w:val="000000"/>
                <w:sz w:val="18"/>
                <w:szCs w:val="18"/>
              </w:rPr>
            </w:pPr>
            <w:r>
              <w:rPr>
                <w:rFonts w:cs="Arial" w:ascii="Arial" w:hAnsi="Arial"/>
                <w:color w:val="000000"/>
                <w:sz w:val="18"/>
                <w:szCs w:val="18"/>
              </w:rPr>
            </w:r>
          </w:p>
          <w:p>
            <w:pPr>
              <w:pStyle w:val="Normal"/>
              <w:spacing w:lineRule="auto" w:line="240"/>
              <w:jc w:val="end"/>
              <w:rPr>
                <w:rFonts w:ascii="Arial" w:hAnsi="Arial" w:cs="Arial"/>
                <w:color w:val="000000"/>
                <w:sz w:val="18"/>
                <w:szCs w:val="18"/>
              </w:rPr>
            </w:pPr>
            <w:r>
              <w:rPr>
                <w:rFonts w:cs="Arial" w:ascii="Arial" w:hAnsi="Arial"/>
                <w:color w:val="000000"/>
                <w:sz w:val="18"/>
                <w:szCs w:val="18"/>
              </w:rPr>
            </w:r>
          </w:p>
          <w:p>
            <w:pPr>
              <w:pStyle w:val="Normal"/>
              <w:spacing w:lineRule="auto" w:line="240"/>
              <w:jc w:val="end"/>
              <w:rPr>
                <w:rFonts w:ascii="Arial" w:hAnsi="Arial" w:cs="Arial"/>
                <w:color w:val="000000"/>
                <w:sz w:val="18"/>
                <w:szCs w:val="18"/>
              </w:rPr>
            </w:pPr>
            <w:r>
              <w:rPr>
                <w:rFonts w:cs="Arial" w:ascii="Arial" w:hAnsi="Arial"/>
                <w:color w:val="000000"/>
                <w:sz w:val="18"/>
                <w:szCs w:val="18"/>
              </w:rPr>
            </w:r>
          </w:p>
          <w:p>
            <w:pPr>
              <w:pStyle w:val="Normal"/>
              <w:spacing w:lineRule="auto" w:line="240"/>
              <w:jc w:val="end"/>
              <w:rPr>
                <w:rFonts w:ascii="Arial" w:hAnsi="Arial" w:cs="Arial"/>
                <w:color w:val="000000"/>
                <w:sz w:val="18"/>
                <w:szCs w:val="18"/>
              </w:rPr>
            </w:pPr>
            <w:r>
              <w:rPr>
                <w:rFonts w:cs="Arial" w:ascii="Arial" w:hAnsi="Arial"/>
                <w:color w:val="000000"/>
                <w:sz w:val="18"/>
                <w:szCs w:val="18"/>
              </w:rPr>
              <w:t>Joint ancré dans un massif en béton,</w:t>
            </w:r>
          </w:p>
          <w:p>
            <w:pPr>
              <w:pStyle w:val="Normal"/>
              <w:spacing w:lineRule="auto" w:line="240"/>
              <w:jc w:val="end"/>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jusqu’à la surface de roulement.</w:t>
            </w:r>
          </w:p>
          <w:p>
            <w:pPr>
              <w:pStyle w:val="Normal"/>
              <w:spacing w:lineRule="auto" w:line="240"/>
              <w:jc w:val="end"/>
              <w:rPr>
                <w:rFonts w:ascii="Arial" w:hAnsi="Arial" w:cs="Arial"/>
                <w:color w:val="000000"/>
                <w:sz w:val="18"/>
                <w:szCs w:val="18"/>
              </w:rPr>
            </w:pPr>
            <w:r>
              <w:rPr>
                <w:rFonts w:cs="Arial" w:ascii="Arial" w:hAnsi="Arial"/>
                <w:color w:val="000000"/>
                <w:sz w:val="18"/>
                <w:szCs w:val="18"/>
              </w:rPr>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lineRule="auto" w:line="240"/>
              <w:jc w:val="end"/>
              <w:rPr>
                <w:rFonts w:ascii="Arial" w:hAnsi="Arial" w:cs="Arial"/>
                <w:color w:val="000000"/>
                <w:sz w:val="18"/>
                <w:szCs w:val="18"/>
              </w:rPr>
            </w:pPr>
            <w:r>
              <w:rPr>
                <w:rFonts w:cs="Arial" w:ascii="Arial" w:hAnsi="Arial"/>
                <w:color w:val="000000"/>
                <w:sz w:val="18"/>
                <w:szCs w:val="18"/>
              </w:rPr>
              <w:drawing>
                <wp:inline distT="0" distB="0" distL="0" distR="0">
                  <wp:extent cx="2082800" cy="11049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rcRect l="-13" t="-22" r="-13" b="-22"/>
                          <a:stretch>
                            <a:fillRect/>
                          </a:stretch>
                        </pic:blipFill>
                        <pic:spPr bwMode="auto">
                          <a:xfrm>
                            <a:off x="0" y="0"/>
                            <a:ext cx="2082800" cy="1104900"/>
                          </a:xfrm>
                          <a:prstGeom prst="rect">
                            <a:avLst/>
                          </a:prstGeom>
                          <a:noFill/>
                        </pic:spPr>
                      </pic:pic>
                    </a:graphicData>
                  </a:graphic>
                </wp:inline>
              </w:drawing>
            </w:r>
          </w:p>
        </w:tc>
      </w:tr>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lineRule="auto" w:line="240"/>
              <w:jc w:val="end"/>
              <w:rPr>
                <w:rFonts w:ascii="Arial" w:hAnsi="Arial" w:cs="Arial"/>
                <w:color w:val="000000"/>
                <w:sz w:val="18"/>
                <w:szCs w:val="18"/>
              </w:rPr>
            </w:pPr>
            <w:r>
              <w:rPr>
                <w:rFonts w:cs="Arial" w:ascii="Arial" w:hAnsi="Arial"/>
                <w:color w:val="000000"/>
                <w:sz w:val="18"/>
                <w:szCs w:val="18"/>
              </w:rPr>
              <w:drawing>
                <wp:inline distT="0" distB="0" distL="0" distR="0">
                  <wp:extent cx="2699385" cy="85026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rcRect l="-6" t="-20" r="-6" b="-20"/>
                          <a:stretch>
                            <a:fillRect/>
                          </a:stretch>
                        </pic:blipFill>
                        <pic:spPr bwMode="auto">
                          <a:xfrm>
                            <a:off x="0" y="0"/>
                            <a:ext cx="2699385" cy="850265"/>
                          </a:xfrm>
                          <a:prstGeom prst="rect">
                            <a:avLst/>
                          </a:prstGeom>
                          <a:noFill/>
                        </pic:spPr>
                      </pic:pic>
                    </a:graphicData>
                  </a:graphic>
                </wp:inline>
              </w:drawing>
            </w:r>
          </w:p>
        </w:tc>
        <w:tc>
          <w:tcPr>
            <w:tcW w:w="460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jc w:val="end"/>
              <w:rPr>
                <w:rFonts w:ascii="Arial" w:hAnsi="Arial" w:cs="Arial"/>
                <w:color w:val="000000"/>
                <w:sz w:val="18"/>
                <w:szCs w:val="18"/>
              </w:rPr>
            </w:pPr>
            <w:r>
              <w:rPr>
                <w:rFonts w:cs="Arial" w:ascii="Arial" w:hAnsi="Arial"/>
                <w:color w:val="000000"/>
                <w:sz w:val="18"/>
                <w:szCs w:val="18"/>
              </w:rPr>
            </w:r>
          </w:p>
          <w:p>
            <w:pPr>
              <w:pStyle w:val="Normal"/>
              <w:spacing w:lineRule="auto" w:line="240"/>
              <w:jc w:val="end"/>
              <w:rPr>
                <w:rFonts w:ascii="Arial" w:hAnsi="Arial" w:cs="Arial"/>
                <w:color w:val="000000"/>
                <w:sz w:val="18"/>
                <w:szCs w:val="18"/>
              </w:rPr>
            </w:pPr>
            <w:r>
              <w:rPr>
                <w:rFonts w:cs="Arial" w:ascii="Arial" w:hAnsi="Arial"/>
                <w:color w:val="000000"/>
                <w:sz w:val="18"/>
                <w:szCs w:val="18"/>
              </w:rPr>
            </w:r>
          </w:p>
          <w:p>
            <w:pPr>
              <w:pStyle w:val="Normal"/>
              <w:spacing w:lineRule="auto" w:line="240"/>
              <w:jc w:val="end"/>
              <w:rPr>
                <w:rFonts w:ascii="Arial" w:hAnsi="Arial" w:cs="Arial"/>
                <w:color w:val="000000"/>
                <w:sz w:val="18"/>
                <w:szCs w:val="18"/>
              </w:rPr>
            </w:pPr>
            <w:r>
              <w:rPr>
                <w:rFonts w:cs="Arial" w:ascii="Arial" w:hAnsi="Arial"/>
                <w:color w:val="000000"/>
                <w:sz w:val="18"/>
                <w:szCs w:val="18"/>
              </w:rPr>
              <w:t>Joint bétonné dans l’épaisseur du revêtement</w:t>
            </w:r>
          </w:p>
          <w:p>
            <w:pPr>
              <w:pStyle w:val="Normal"/>
              <w:spacing w:lineRule="auto" w:line="240"/>
              <w:jc w:val="end"/>
              <w:rPr>
                <w:rFonts w:ascii="Arial" w:hAnsi="Arial" w:cs="Arial"/>
                <w:color w:val="000000"/>
                <w:sz w:val="18"/>
                <w:szCs w:val="18"/>
              </w:rPr>
            </w:pPr>
            <w:r>
              <w:rPr>
                <w:rFonts w:cs="Arial" w:ascii="Arial" w:hAnsi="Arial"/>
                <w:color w:val="000000"/>
                <w:sz w:val="18"/>
                <w:szCs w:val="18"/>
              </w:rPr>
            </w:r>
          </w:p>
        </w:tc>
      </w:tr>
      <w:tr>
        <w:trPr/>
        <w:tc>
          <w:tcPr>
            <w:tcW w:w="9212"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jc w:val="end"/>
              <w:rPr>
                <w:rFonts w:ascii="Arial" w:hAnsi="Arial" w:cs="Arial"/>
                <w:color w:val="000000"/>
                <w:sz w:val="18"/>
                <w:szCs w:val="18"/>
              </w:rPr>
            </w:pPr>
            <w:r>
              <w:rPr>
                <w:rFonts w:cs="Arial" w:ascii="Arial" w:hAnsi="Arial"/>
                <w:color w:val="000000"/>
                <w:sz w:val="18"/>
                <w:szCs w:val="18"/>
              </w:rPr>
            </w:r>
          </w:p>
          <w:p>
            <w:pPr>
              <w:pStyle w:val="Normal"/>
              <w:spacing w:lineRule="auto" w:line="240"/>
              <w:jc w:val="end"/>
              <w:rPr>
                <w:rFonts w:ascii="Arial" w:hAnsi="Arial" w:cs="Arial"/>
                <w:color w:val="000000"/>
                <w:sz w:val="18"/>
                <w:szCs w:val="18"/>
              </w:rPr>
            </w:pPr>
            <w:r>
              <w:rPr>
                <w:rFonts w:cs="Arial" w:ascii="Arial" w:hAnsi="Arial"/>
                <w:color w:val="000000"/>
                <w:sz w:val="18"/>
                <w:szCs w:val="18"/>
              </w:rPr>
            </w:r>
          </w:p>
          <w:p>
            <w:pPr>
              <w:pStyle w:val="Normal"/>
              <w:spacing w:lineRule="auto" w:line="240"/>
              <w:jc w:val="end"/>
              <w:rPr/>
            </w:pPr>
            <w:r>
              <w:rPr>
                <w:rFonts w:cs="Arial" w:ascii="Arial" w:hAnsi="Arial"/>
                <w:color w:val="000000"/>
                <w:sz w:val="18"/>
                <w:szCs w:val="18"/>
              </w:rPr>
              <w:t>Joints en résine (collés) posés dans l’épaisseur du revêtement</w:t>
            </w:r>
          </w:p>
          <w:p>
            <w:pPr>
              <w:pStyle w:val="Normal"/>
              <w:spacing w:lineRule="auto" w:line="240"/>
              <w:jc w:val="end"/>
              <w:rPr>
                <w:rFonts w:ascii="Arial" w:hAnsi="Arial" w:cs="Arial"/>
                <w:color w:val="000000"/>
                <w:sz w:val="18"/>
                <w:szCs w:val="18"/>
              </w:rPr>
            </w:pPr>
            <w:r>
              <w:rPr>
                <w:rFonts w:cs="Arial" w:ascii="Arial" w:hAnsi="Arial"/>
                <w:color w:val="000000"/>
                <w:sz w:val="18"/>
                <w:szCs w:val="18"/>
              </w:rPr>
              <w:t xml:space="preserve"> </w:t>
            </w:r>
          </w:p>
        </w:tc>
      </w:tr>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lineRule="auto" w:line="240"/>
              <w:jc w:val="end"/>
              <w:rPr>
                <w:rFonts w:ascii="Arial" w:hAnsi="Arial" w:cs="Arial"/>
                <w:color w:val="000000"/>
                <w:sz w:val="18"/>
                <w:szCs w:val="18"/>
              </w:rPr>
            </w:pPr>
            <w:r>
              <w:rPr>
                <w:rFonts w:cs="Arial" w:ascii="Arial" w:hAnsi="Arial"/>
                <w:color w:val="000000"/>
                <w:sz w:val="18"/>
                <w:szCs w:val="18"/>
              </w:rPr>
              <w:drawing>
                <wp:inline distT="0" distB="0" distL="0" distR="0">
                  <wp:extent cx="2526665" cy="105981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rcRect l="-12" t="-29" r="-12" b="-29"/>
                          <a:stretch>
                            <a:fillRect/>
                          </a:stretch>
                        </pic:blipFill>
                        <pic:spPr bwMode="auto">
                          <a:xfrm>
                            <a:off x="0" y="0"/>
                            <a:ext cx="2526665" cy="1059815"/>
                          </a:xfrm>
                          <a:prstGeom prst="rect">
                            <a:avLst/>
                          </a:prstGeom>
                          <a:noFill/>
                        </pic:spPr>
                      </pic:pic>
                    </a:graphicData>
                  </a:graphic>
                </wp:inline>
              </w:drawing>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lineRule="auto" w:line="240"/>
              <w:jc w:val="end"/>
              <w:rPr>
                <w:rFonts w:ascii="Arial" w:hAnsi="Arial" w:cs="Arial"/>
                <w:color w:val="000000"/>
                <w:sz w:val="18"/>
                <w:szCs w:val="18"/>
              </w:rPr>
            </w:pPr>
            <w:r>
              <w:rPr>
                <w:rFonts w:cs="Arial" w:ascii="Arial" w:hAnsi="Arial"/>
                <w:color w:val="000000"/>
                <w:sz w:val="18"/>
                <w:szCs w:val="18"/>
              </w:rPr>
              <w:drawing>
                <wp:inline distT="0" distB="0" distL="0" distR="0">
                  <wp:extent cx="1868170" cy="111061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rcRect l="-7" t="-12" r="-7" b="-12"/>
                          <a:stretch>
                            <a:fillRect/>
                          </a:stretch>
                        </pic:blipFill>
                        <pic:spPr bwMode="auto">
                          <a:xfrm>
                            <a:off x="0" y="0"/>
                            <a:ext cx="1868170" cy="1110615"/>
                          </a:xfrm>
                          <a:prstGeom prst="rect">
                            <a:avLst/>
                          </a:prstGeom>
                          <a:noFill/>
                        </pic:spPr>
                      </pic:pic>
                    </a:graphicData>
                  </a:graphic>
                </wp:inline>
              </w:drawing>
            </w:r>
          </w:p>
        </w:tc>
      </w:tr>
    </w:tbl>
    <w:p>
      <w:pPr>
        <w:pStyle w:val="Normal"/>
        <w:jc w:val="both"/>
        <w:rPr>
          <w:color w:val="000000"/>
          <w:szCs w:val="22"/>
        </w:rPr>
      </w:pPr>
      <w:r>
        <w:rPr>
          <w:color w:val="000000"/>
          <w:szCs w:val="22"/>
        </w:rPr>
      </w:r>
    </w:p>
    <w:p>
      <w:pPr>
        <w:pStyle w:val="Normal"/>
        <w:rPr>
          <w:color w:val="000000"/>
          <w:szCs w:val="22"/>
        </w:rPr>
      </w:pPr>
      <w:r>
        <w:rPr>
          <w:color w:val="000000"/>
          <w:szCs w:val="22"/>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Pour les joints en résine, on précisera les caractéristiques de la résine et du support (en béton).</w:t>
      </w:r>
    </w:p>
    <w:p>
      <w:pPr>
        <w:pStyle w:val="Normal"/>
        <w:jc w:val="both"/>
        <w:rPr>
          <w:color w:val="000000"/>
          <w:szCs w:val="22"/>
        </w:rPr>
      </w:pPr>
      <w:r>
        <w:rPr>
          <w:color w:val="000000"/>
          <w:szCs w:val="22"/>
        </w:rPr>
      </w:r>
    </w:p>
    <w:p>
      <w:pPr>
        <w:pStyle w:val="Normal"/>
        <w:jc w:val="both"/>
        <w:rPr>
          <w:i/>
          <w:color w:val="000000"/>
          <w:szCs w:val="22"/>
        </w:rPr>
      </w:pPr>
      <w:r>
        <w:rPr>
          <w:i/>
          <w:color w:val="000000"/>
          <w:szCs w:val="22"/>
        </w:rPr>
        <w:t>Pour le béton support, prévoir au préalable des sondages et des essais de traction soit sur site soit en laboratoire sur carottes.</w:t>
      </w:r>
    </w:p>
    <w:p>
      <w:pPr>
        <w:pStyle w:val="Normal"/>
        <w:jc w:val="both"/>
        <w:rPr>
          <w:i/>
          <w:color w:val="000000"/>
          <w:szCs w:val="22"/>
        </w:rPr>
      </w:pPr>
      <w:r>
        <w:rPr>
          <w:i/>
          <w:color w:val="000000"/>
          <w:szCs w:val="22"/>
        </w:rPr>
      </w:r>
    </w:p>
    <w:p>
      <w:pPr>
        <w:pStyle w:val="Normal"/>
        <w:jc w:val="both"/>
        <w:rPr>
          <w:color w:val="000000"/>
        </w:rPr>
      </w:pPr>
      <w:r>
        <w:rPr>
          <w:b/>
          <w:color w:val="000000"/>
          <w:u w:val="single"/>
        </w:rPr>
        <w:t>Joint Tapis</w:t>
      </w:r>
    </w:p>
    <w:p>
      <w:pPr>
        <w:pStyle w:val="Normal"/>
        <w:jc w:val="both"/>
        <w:rPr>
          <w:color w:val="000000"/>
        </w:rPr>
      </w:pPr>
      <w:r>
        <w:rPr>
          <w:color w:val="000000"/>
        </w:rPr>
      </w:r>
    </w:p>
    <w:p>
      <w:pPr>
        <w:pStyle w:val="Normal"/>
        <w:jc w:val="both"/>
        <w:rPr/>
      </w:pPr>
      <w:r>
        <w:rPr>
          <w:color w:val="000000"/>
        </w:rPr>
        <w:t>Joint composé d’un tapis en néoprène armé (souffle indicatif: 80 à 350 mm).</w:t>
      </w:r>
    </w:p>
    <w:p>
      <w:pPr>
        <w:pStyle w:val="Normal"/>
        <w:spacing w:lineRule="auto" w:line="240"/>
        <w:rPr>
          <w:rFonts w:ascii="Arial" w:hAnsi="Arial" w:cs="Arial"/>
          <w:color w:val="000000"/>
          <w:sz w:val="18"/>
          <w:szCs w:val="18"/>
        </w:rPr>
      </w:pPr>
      <w:r>
        <w:rPr>
          <w:rFonts w:cs="Arial" w:ascii="Arial" w:hAnsi="Arial"/>
          <w:color w:val="000000"/>
          <w:sz w:val="18"/>
          <w:szCs w:val="18"/>
        </w:rPr>
        <w:drawing>
          <wp:inline distT="0" distB="0" distL="0" distR="0">
            <wp:extent cx="2574290" cy="118491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rcRect l="-7" t="-15" r="-7" b="-15"/>
                    <a:stretch>
                      <a:fillRect/>
                    </a:stretch>
                  </pic:blipFill>
                  <pic:spPr bwMode="auto">
                    <a:xfrm>
                      <a:off x="0" y="0"/>
                      <a:ext cx="2574290" cy="1184910"/>
                    </a:xfrm>
                    <a:prstGeom prst="rect">
                      <a:avLst/>
                    </a:prstGeom>
                    <a:noFill/>
                  </pic:spPr>
                </pic:pic>
              </a:graphicData>
            </a:graphic>
          </wp:inline>
        </w:drawing>
      </w:r>
    </w:p>
    <w:p>
      <w:pPr>
        <w:pStyle w:val="Normal"/>
        <w:spacing w:lineRule="auto" w:line="240"/>
        <w:jc w:val="both"/>
        <w:rPr>
          <w:rFonts w:ascii="Arial" w:hAnsi="Arial" w:cs="Arial"/>
          <w:color w:val="000000"/>
          <w:sz w:val="18"/>
          <w:szCs w:val="18"/>
        </w:rPr>
      </w:pPr>
      <w:r>
        <w:rPr>
          <w:rFonts w:cs="Arial" w:ascii="Arial" w:hAnsi="Arial"/>
          <w:color w:val="000000"/>
          <w:sz w:val="18"/>
          <w:szCs w:val="18"/>
        </w:rPr>
      </w:r>
    </w:p>
    <w:p>
      <w:pPr>
        <w:pStyle w:val="Normal"/>
        <w:spacing w:lineRule="auto" w:line="240"/>
        <w:jc w:val="both"/>
        <w:rPr>
          <w:color w:val="000000"/>
        </w:rPr>
      </w:pPr>
      <w:r>
        <w:rPr>
          <w:color w:val="000000"/>
        </w:rPr>
      </w:r>
    </w:p>
    <w:p>
      <w:pPr>
        <w:pStyle w:val="Normal"/>
        <w:spacing w:lineRule="auto" w:line="240"/>
        <w:jc w:val="both"/>
        <w:rPr>
          <w:color w:val="000000"/>
        </w:rPr>
      </w:pPr>
      <w:r>
        <w:rPr>
          <w:color w:val="000000"/>
        </w:rPr>
      </w:r>
    </w:p>
    <w:p>
      <w:pPr>
        <w:pStyle w:val="Normal"/>
        <w:spacing w:lineRule="auto" w:line="240"/>
        <w:jc w:val="both"/>
        <w:rPr>
          <w:color w:val="000000"/>
        </w:rPr>
      </w:pPr>
      <w:r>
        <w:rPr>
          <w:color w:val="000000"/>
        </w:rPr>
      </w:r>
    </w:p>
    <w:p>
      <w:pPr>
        <w:pStyle w:val="Normal"/>
        <w:spacing w:lineRule="auto" w:line="240"/>
        <w:jc w:val="both"/>
        <w:rPr>
          <w:color w:val="000000"/>
        </w:rPr>
      </w:pPr>
      <w:r>
        <w:rPr>
          <w:color w:val="000000"/>
        </w:rPr>
      </w:r>
    </w:p>
    <w:p>
      <w:pPr>
        <w:pStyle w:val="Normal"/>
        <w:jc w:val="both"/>
        <w:rPr>
          <w:color w:val="000000"/>
        </w:rPr>
      </w:pPr>
      <w:r>
        <w:rPr>
          <w:color w:val="000000"/>
        </w:rPr>
      </w:r>
    </w:p>
    <w:p>
      <w:pPr>
        <w:pStyle w:val="Normal"/>
        <w:jc w:val="both"/>
        <w:rPr/>
      </w:pPr>
      <w:r>
        <w:rPr>
          <w:b/>
          <w:color w:val="000000"/>
          <w:u w:val="single"/>
        </w:rPr>
        <w:t>Joint Cantilever</w:t>
      </w:r>
      <w:r>
        <w:rPr>
          <w:color w:val="000000"/>
        </w:rPr>
        <w:t xml:space="preserve"> </w:t>
      </w:r>
    </w:p>
    <w:p>
      <w:pPr>
        <w:pStyle w:val="Normal"/>
        <w:jc w:val="both"/>
        <w:rPr>
          <w:color w:val="000000"/>
        </w:rPr>
      </w:pPr>
      <w:r>
        <w:rPr>
          <w:color w:val="000000"/>
        </w:rPr>
      </w:r>
    </w:p>
    <w:p>
      <w:pPr>
        <w:pStyle w:val="Normal"/>
        <w:jc w:val="both"/>
        <w:rPr>
          <w:i/>
          <w:color w:val="000000"/>
        </w:rPr>
      </w:pPr>
      <w:r>
        <w:rPr>
          <w:i/>
          <w:color w:val="000000"/>
        </w:rPr>
        <w:t>Composé d’éléments en porte à faux ancrés de part et d’autre du joint dans des massifs en béton.</w:t>
      </w:r>
    </w:p>
    <w:p>
      <w:pPr>
        <w:pStyle w:val="Normal"/>
        <w:jc w:val="both"/>
        <w:rPr>
          <w:i/>
          <w:color w:val="000000"/>
        </w:rPr>
      </w:pPr>
      <w:r>
        <w:rPr>
          <w:i/>
          <w:color w:val="000000"/>
        </w:rPr>
      </w:r>
    </w:p>
    <w:p>
      <w:pPr>
        <w:pStyle w:val="Normal"/>
        <w:jc w:val="both"/>
        <w:rPr/>
      </w:pPr>
      <w:r>
        <w:rPr>
          <w:i/>
          <w:color w:val="000000"/>
        </w:rPr>
        <w:t>On retrouve dans cette catégorie les joints à peigne et joints à dent.</w:t>
      </w:r>
    </w:p>
    <w:p>
      <w:pPr>
        <w:pStyle w:val="Normal"/>
        <w:jc w:val="both"/>
        <w:rPr>
          <w:i/>
          <w:color w:val="000000"/>
        </w:rPr>
      </w:pPr>
      <w:r>
        <w:rPr>
          <w:i/>
          <w:color w:val="000000"/>
        </w:rPr>
      </w:r>
    </w:p>
    <w:tbl>
      <w:tblPr>
        <w:tblW w:w="7938" w:type="dxa"/>
        <w:jc w:val="start"/>
        <w:tblInd w:w="108" w:type="dxa"/>
        <w:tblLayout w:type="fixed"/>
        <w:tblCellMar>
          <w:top w:w="0" w:type="dxa"/>
          <w:start w:w="108" w:type="dxa"/>
          <w:bottom w:w="0" w:type="dxa"/>
          <w:end w:w="108" w:type="dxa"/>
        </w:tblCellMar>
      </w:tblPr>
      <w:tblGrid>
        <w:gridCol w:w="3936"/>
        <w:gridCol w:w="4002"/>
      </w:tblGrid>
      <w:tr>
        <w:trPr/>
        <w:tc>
          <w:tcPr>
            <w:tcW w:w="3936" w:type="dxa"/>
            <w:tcBorders>
              <w:top w:val="single" w:sz="4" w:space="0" w:color="000000"/>
              <w:start w:val="single" w:sz="4" w:space="0" w:color="000000"/>
              <w:bottom w:val="single" w:sz="4" w:space="0" w:color="000000"/>
              <w:end w:val="single" w:sz="4" w:space="0" w:color="000000"/>
            </w:tcBorders>
          </w:tcPr>
          <w:p>
            <w:pPr>
              <w:pStyle w:val="Normal"/>
              <w:spacing w:lineRule="auto" w:line="240"/>
              <w:jc w:val="center"/>
              <w:rPr>
                <w:rFonts w:ascii="Arial" w:hAnsi="Arial" w:cs="Arial"/>
                <w:color w:val="000000"/>
                <w:sz w:val="18"/>
                <w:szCs w:val="18"/>
              </w:rPr>
            </w:pPr>
            <w:r>
              <w:rPr>
                <w:rFonts w:cs="Arial" w:ascii="Arial" w:hAnsi="Arial"/>
                <w:color w:val="000000"/>
                <w:sz w:val="18"/>
                <w:szCs w:val="18"/>
              </w:rPr>
              <w:drawing>
                <wp:inline distT="0" distB="0" distL="0" distR="0">
                  <wp:extent cx="1247775" cy="20002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rcRect l="-29" t="-18" r="-29" b="-18"/>
                          <a:stretch>
                            <a:fillRect/>
                          </a:stretch>
                        </pic:blipFill>
                        <pic:spPr bwMode="auto">
                          <a:xfrm>
                            <a:off x="0" y="0"/>
                            <a:ext cx="1247775" cy="2000250"/>
                          </a:xfrm>
                          <a:prstGeom prst="rect">
                            <a:avLst/>
                          </a:prstGeom>
                          <a:noFill/>
                        </pic:spPr>
                      </pic:pic>
                    </a:graphicData>
                  </a:graphic>
                </wp:inline>
              </w:drawing>
            </w:r>
          </w:p>
        </w:tc>
        <w:tc>
          <w:tcPr>
            <w:tcW w:w="4002" w:type="dxa"/>
            <w:tcBorders>
              <w:top w:val="single" w:sz="4" w:space="0" w:color="000000"/>
              <w:start w:val="single" w:sz="4" w:space="0" w:color="000000"/>
              <w:bottom w:val="single" w:sz="4" w:space="0" w:color="000000"/>
              <w:end w:val="single" w:sz="4" w:space="0" w:color="000000"/>
            </w:tcBorders>
          </w:tcPr>
          <w:p>
            <w:pPr>
              <w:pStyle w:val="Normal"/>
              <w:spacing w:lineRule="auto" w:line="240"/>
              <w:jc w:val="center"/>
              <w:rPr>
                <w:rFonts w:ascii="Arial" w:hAnsi="Arial" w:cs="Arial"/>
                <w:color w:val="000000"/>
                <w:sz w:val="18"/>
                <w:szCs w:val="18"/>
              </w:rPr>
            </w:pPr>
            <w:r>
              <w:rPr>
                <w:rFonts w:cs="Arial" w:ascii="Arial" w:hAnsi="Arial"/>
                <w:color w:val="000000"/>
                <w:sz w:val="18"/>
                <w:szCs w:val="18"/>
              </w:rPr>
              <w:drawing>
                <wp:inline distT="0" distB="0" distL="0" distR="0">
                  <wp:extent cx="1346200" cy="197993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rcRect l="-24" t="-16" r="-24" b="-16"/>
                          <a:stretch>
                            <a:fillRect/>
                          </a:stretch>
                        </pic:blipFill>
                        <pic:spPr bwMode="auto">
                          <a:xfrm>
                            <a:off x="0" y="0"/>
                            <a:ext cx="1346200" cy="1979930"/>
                          </a:xfrm>
                          <a:prstGeom prst="rect">
                            <a:avLst/>
                          </a:prstGeom>
                          <a:noFill/>
                        </pic:spPr>
                      </pic:pic>
                    </a:graphicData>
                  </a:graphic>
                </wp:inline>
              </w:drawing>
            </w:r>
          </w:p>
        </w:tc>
      </w:tr>
      <w:tr>
        <w:trPr/>
        <w:tc>
          <w:tcPr>
            <w:tcW w:w="3936" w:type="dxa"/>
            <w:tcBorders/>
          </w:tcPr>
          <w:p>
            <w:pPr>
              <w:pStyle w:val="Normal"/>
              <w:snapToGrid w:val="false"/>
              <w:spacing w:lineRule="auto" w:line="240"/>
              <w:jc w:val="center"/>
              <w:rPr>
                <w:rFonts w:ascii="Arial" w:hAnsi="Arial" w:cs="Arial"/>
                <w:color w:val="000000"/>
                <w:sz w:val="18"/>
                <w:szCs w:val="18"/>
              </w:rPr>
            </w:pPr>
            <w:r>
              <w:rPr>
                <w:rFonts w:cs="Arial" w:ascii="Arial" w:hAnsi="Arial"/>
                <w:color w:val="000000"/>
                <w:sz w:val="18"/>
                <w:szCs w:val="18"/>
              </w:rPr>
            </w:r>
          </w:p>
          <w:p>
            <w:pPr>
              <w:pStyle w:val="Normal"/>
              <w:spacing w:lineRule="auto" w:line="240"/>
              <w:jc w:val="center"/>
              <w:rPr>
                <w:rFonts w:ascii="Arial" w:hAnsi="Arial" w:cs="Arial"/>
                <w:color w:val="000000"/>
                <w:sz w:val="18"/>
                <w:szCs w:val="18"/>
              </w:rPr>
            </w:pPr>
            <w:r>
              <w:rPr>
                <w:rFonts w:cs="Arial" w:ascii="Arial" w:hAnsi="Arial"/>
                <w:color w:val="000000"/>
                <w:sz w:val="18"/>
                <w:szCs w:val="18"/>
              </w:rPr>
              <w:t>Joints cantilever à dents</w:t>
            </w:r>
          </w:p>
          <w:p>
            <w:pPr>
              <w:pStyle w:val="Normal"/>
              <w:spacing w:lineRule="auto" w:line="240"/>
              <w:jc w:val="center"/>
              <w:rPr/>
            </w:pPr>
            <w:r>
              <w:rPr>
                <w:rFonts w:cs="Arial" w:ascii="Arial" w:hAnsi="Arial"/>
                <w:color w:val="000000"/>
                <w:sz w:val="18"/>
                <w:szCs w:val="18"/>
              </w:rPr>
              <w:t>(souffles nominaux indcatifs de 60 à 230 mm)</w:t>
            </w:r>
          </w:p>
        </w:tc>
        <w:tc>
          <w:tcPr>
            <w:tcW w:w="4002" w:type="dxa"/>
            <w:tcBorders/>
          </w:tcPr>
          <w:p>
            <w:pPr>
              <w:pStyle w:val="Normal"/>
              <w:snapToGrid w:val="false"/>
              <w:spacing w:lineRule="auto" w:line="240"/>
              <w:jc w:val="center"/>
              <w:rPr>
                <w:rFonts w:ascii="Arial" w:hAnsi="Arial" w:cs="Arial"/>
                <w:color w:val="000000"/>
                <w:sz w:val="18"/>
                <w:szCs w:val="18"/>
              </w:rPr>
            </w:pPr>
            <w:r>
              <w:rPr>
                <w:rFonts w:cs="Arial" w:ascii="Arial" w:hAnsi="Arial"/>
                <w:color w:val="000000"/>
                <w:sz w:val="18"/>
                <w:szCs w:val="18"/>
              </w:rPr>
            </w:r>
          </w:p>
          <w:p>
            <w:pPr>
              <w:pStyle w:val="Normal"/>
              <w:spacing w:lineRule="auto" w:line="240"/>
              <w:jc w:val="center"/>
              <w:rPr>
                <w:rFonts w:ascii="Arial" w:hAnsi="Arial" w:cs="Arial"/>
                <w:color w:val="000000"/>
                <w:sz w:val="18"/>
                <w:szCs w:val="18"/>
              </w:rPr>
            </w:pPr>
            <w:r>
              <w:rPr>
                <w:rFonts w:cs="Arial" w:ascii="Arial" w:hAnsi="Arial"/>
                <w:color w:val="000000"/>
                <w:sz w:val="18"/>
                <w:szCs w:val="18"/>
              </w:rPr>
              <w:t>Joints cantilever à peigne</w:t>
            </w:r>
          </w:p>
          <w:p>
            <w:pPr>
              <w:pStyle w:val="Normal"/>
              <w:spacing w:lineRule="auto" w:line="240"/>
              <w:jc w:val="center"/>
              <w:rPr/>
            </w:pPr>
            <w:r>
              <w:rPr>
                <w:rFonts w:cs="Arial" w:ascii="Arial" w:hAnsi="Arial"/>
                <w:color w:val="000000"/>
                <w:sz w:val="18"/>
                <w:szCs w:val="18"/>
              </w:rPr>
              <w:t>(souffles nominaux indicatifsde 200 à 600 mm)</w:t>
            </w:r>
          </w:p>
        </w:tc>
      </w:tr>
    </w:tbl>
    <w:p>
      <w:pPr>
        <w:pStyle w:val="Normal"/>
        <w:jc w:val="both"/>
        <w:rPr>
          <w:color w:val="000000"/>
        </w:rPr>
      </w:pPr>
      <w:r>
        <w:rPr>
          <w:color w:val="000000"/>
        </w:rPr>
      </w:r>
    </w:p>
    <w:p>
      <w:pPr>
        <w:pStyle w:val="Normal"/>
        <w:jc w:val="both"/>
        <w:rPr>
          <w:i/>
          <w:color w:val="000000"/>
        </w:rPr>
      </w:pPr>
      <w:r>
        <w:rPr>
          <w:i/>
          <w:color w:val="000000"/>
        </w:rPr>
        <w:t>L’étanchéité est assurée par un profilé en néoprène.</w:t>
      </w:r>
    </w:p>
    <w:p>
      <w:pPr>
        <w:pStyle w:val="Normal"/>
        <w:jc w:val="both"/>
        <w:rPr>
          <w:b/>
          <w:i/>
          <w:color w:val="000000"/>
        </w:rPr>
      </w:pPr>
      <w:r>
        <w:rPr>
          <w:b/>
          <w:i/>
          <w:color w:val="000000"/>
        </w:rPr>
      </w:r>
    </w:p>
    <w:p>
      <w:pPr>
        <w:pStyle w:val="Normal"/>
        <w:jc w:val="both"/>
        <w:rPr>
          <w:b/>
          <w:color w:val="000000"/>
        </w:rPr>
      </w:pPr>
      <w:r>
        <w:rPr>
          <w:b/>
          <w:color w:val="000000"/>
        </w:rPr>
      </w:r>
    </w:p>
    <w:p>
      <w:pPr>
        <w:pStyle w:val="Normal"/>
        <w:jc w:val="both"/>
        <w:rPr>
          <w:b/>
          <w:color w:val="000000"/>
        </w:rPr>
      </w:pPr>
      <w:r>
        <w:rPr>
          <w:b/>
          <w:color w:val="000000"/>
          <w:u w:val="single"/>
        </w:rPr>
        <w:t>Joints supportés</w:t>
      </w:r>
    </w:p>
    <w:p>
      <w:pPr>
        <w:pStyle w:val="Normal"/>
        <w:jc w:val="both"/>
        <w:rPr>
          <w:b/>
          <w:color w:val="000000"/>
        </w:rPr>
      </w:pPr>
      <w:r>
        <w:rPr>
          <w:b/>
          <w:color w:val="000000"/>
        </w:rPr>
      </w:r>
    </w:p>
    <w:p>
      <w:pPr>
        <w:pStyle w:val="Normal"/>
        <w:jc w:val="both"/>
        <w:rPr>
          <w:i/>
          <w:color w:val="000000"/>
        </w:rPr>
      </w:pPr>
      <w:r>
        <w:rPr>
          <w:i/>
          <w:color w:val="000000"/>
        </w:rPr>
        <w:t>Joints composés d’éléments ancrés d’un côté du joint et reposant de l’autre côté.</w:t>
      </w:r>
    </w:p>
    <w:p>
      <w:pPr>
        <w:pStyle w:val="Normal"/>
        <w:jc w:val="both"/>
        <w:rPr>
          <w:i/>
          <w:color w:val="000000"/>
        </w:rPr>
      </w:pPr>
      <w:r>
        <w:rPr>
          <w:i/>
          <w:color w:val="000000"/>
        </w:rPr>
      </w:r>
    </w:p>
    <w:p>
      <w:pPr>
        <w:pStyle w:val="Normal"/>
        <w:spacing w:lineRule="auto" w:line="240"/>
        <w:rPr>
          <w:rFonts w:ascii="Arial" w:hAnsi="Arial" w:cs="Arial"/>
          <w:color w:val="000000"/>
          <w:sz w:val="18"/>
          <w:szCs w:val="18"/>
        </w:rPr>
      </w:pPr>
      <w:r>
        <w:rPr>
          <w:rFonts w:cs="Arial" w:ascii="Arial" w:hAnsi="Arial"/>
          <w:color w:val="000000"/>
          <w:sz w:val="18"/>
          <w:szCs w:val="18"/>
        </w:rPr>
        <w:drawing>
          <wp:inline distT="0" distB="0" distL="0" distR="0">
            <wp:extent cx="2856230" cy="7112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srcRect l="-14" t="-57" r="-14" b="-57"/>
                    <a:stretch>
                      <a:fillRect/>
                    </a:stretch>
                  </pic:blipFill>
                  <pic:spPr bwMode="auto">
                    <a:xfrm>
                      <a:off x="0" y="0"/>
                      <a:ext cx="2856230" cy="711200"/>
                    </a:xfrm>
                    <a:prstGeom prst="rect">
                      <a:avLst/>
                    </a:prstGeom>
                    <a:noFill/>
                  </pic:spPr>
                </pic:pic>
              </a:graphicData>
            </a:graphic>
          </wp:inline>
        </w:drawing>
      </w:r>
    </w:p>
    <w:p>
      <w:pPr>
        <w:pStyle w:val="Normal"/>
        <w:spacing w:lineRule="auto" w:line="240"/>
        <w:rPr>
          <w:rFonts w:ascii="Arial" w:hAnsi="Arial" w:cs="Arial"/>
          <w:color w:val="000000"/>
          <w:sz w:val="18"/>
          <w:szCs w:val="18"/>
        </w:rPr>
      </w:pPr>
      <w:r>
        <w:rPr>
          <w:rFonts w:cs="Arial" w:ascii="Arial" w:hAnsi="Arial"/>
          <w:color w:val="000000"/>
          <w:sz w:val="18"/>
          <w:szCs w:val="18"/>
        </w:rPr>
      </w:r>
    </w:p>
    <w:p>
      <w:pPr>
        <w:pStyle w:val="Normal"/>
        <w:spacing w:lineRule="auto" w:line="240"/>
        <w:rPr>
          <w:rFonts w:ascii="Arial" w:hAnsi="Arial" w:cs="Arial"/>
          <w:color w:val="000000"/>
          <w:sz w:val="18"/>
          <w:szCs w:val="18"/>
        </w:rPr>
      </w:pPr>
      <w:r>
        <w:rPr>
          <w:rFonts w:cs="Arial" w:ascii="Arial" w:hAnsi="Arial"/>
          <w:color w:val="000000"/>
          <w:sz w:val="18"/>
          <w:szCs w:val="18"/>
        </w:rPr>
      </w:r>
    </w:p>
    <w:p>
      <w:pPr>
        <w:pStyle w:val="Normal"/>
        <w:spacing w:lineRule="auto" w:line="240"/>
        <w:rPr>
          <w:b/>
          <w:color w:val="000000"/>
          <w:u w:val="single"/>
        </w:rPr>
      </w:pPr>
      <w:r>
        <w:rPr>
          <w:b/>
          <w:color w:val="000000"/>
          <w:u w:val="single"/>
        </w:rPr>
        <w:t>Joints modulaires</w:t>
      </w:r>
    </w:p>
    <w:p>
      <w:pPr>
        <w:pStyle w:val="Normal"/>
        <w:jc w:val="both"/>
        <w:rPr>
          <w:b/>
          <w:color w:val="000000"/>
          <w:u w:val="single"/>
        </w:rPr>
      </w:pPr>
      <w:r>
        <w:rPr>
          <w:b/>
          <w:color w:val="000000"/>
          <w:u w:val="single"/>
        </w:rPr>
      </w:r>
    </w:p>
    <w:p>
      <w:pPr>
        <w:pStyle w:val="Normal"/>
        <w:jc w:val="both"/>
        <w:rPr>
          <w:i/>
          <w:color w:val="000000"/>
        </w:rPr>
      </w:pPr>
      <w:r>
        <w:rPr>
          <w:i/>
          <w:color w:val="000000"/>
        </w:rPr>
        <w:t>Joint réalisé au départ du joint à hiatus auquel on ajoute des profilés centraux, pour permettre des souffles plus importants.</w:t>
      </w:r>
    </w:p>
    <w:p>
      <w:pPr>
        <w:pStyle w:val="Normal"/>
        <w:jc w:val="both"/>
        <w:rPr>
          <w:i/>
          <w:color w:val="000000"/>
        </w:rPr>
      </w:pPr>
      <w:r>
        <w:rPr>
          <w:i/>
          <w:color w:val="000000"/>
        </w:rPr>
      </w:r>
    </w:p>
    <w:tbl>
      <w:tblPr>
        <w:tblW w:w="8068" w:type="dxa"/>
        <w:jc w:val="start"/>
        <w:tblInd w:w="0" w:type="dxa"/>
        <w:tblLayout w:type="fixed"/>
        <w:tblCellMar>
          <w:top w:w="0" w:type="dxa"/>
          <w:start w:w="108" w:type="dxa"/>
          <w:bottom w:w="0" w:type="dxa"/>
          <w:end w:w="108" w:type="dxa"/>
        </w:tblCellMar>
      </w:tblPr>
      <w:tblGrid>
        <w:gridCol w:w="3936"/>
        <w:gridCol w:w="4132"/>
      </w:tblGrid>
      <w:tr>
        <w:trPr/>
        <w:tc>
          <w:tcPr>
            <w:tcW w:w="3936" w:type="dxa"/>
            <w:tcBorders>
              <w:top w:val="single" w:sz="4" w:space="0" w:color="000000"/>
              <w:start w:val="single" w:sz="4" w:space="0" w:color="000000"/>
              <w:bottom w:val="single" w:sz="4" w:space="0" w:color="000000"/>
              <w:end w:val="single" w:sz="4" w:space="0" w:color="000000"/>
            </w:tcBorders>
          </w:tcPr>
          <w:p>
            <w:pPr>
              <w:pStyle w:val="Normal"/>
              <w:spacing w:lineRule="auto" w:line="240"/>
              <w:jc w:val="center"/>
              <w:rPr>
                <w:rFonts w:ascii="Arial" w:hAnsi="Arial" w:cs="Arial"/>
                <w:color w:val="000000"/>
                <w:sz w:val="18"/>
                <w:szCs w:val="18"/>
              </w:rPr>
            </w:pPr>
            <w:r>
              <w:rPr>
                <w:rFonts w:cs="Arial" w:ascii="Arial" w:hAnsi="Arial"/>
                <w:color w:val="000000"/>
                <w:sz w:val="18"/>
                <w:szCs w:val="18"/>
              </w:rPr>
              <w:drawing>
                <wp:inline distT="0" distB="0" distL="0" distR="0">
                  <wp:extent cx="1236345" cy="14890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srcRect l="-14" t="-11" r="-14" b="-11"/>
                          <a:stretch>
                            <a:fillRect/>
                          </a:stretch>
                        </pic:blipFill>
                        <pic:spPr bwMode="auto">
                          <a:xfrm>
                            <a:off x="0" y="0"/>
                            <a:ext cx="1236345" cy="1489075"/>
                          </a:xfrm>
                          <a:prstGeom prst="rect">
                            <a:avLst/>
                          </a:prstGeom>
                          <a:noFill/>
                        </pic:spPr>
                      </pic:pic>
                    </a:graphicData>
                  </a:graphic>
                </wp:inline>
              </w:drawing>
            </w:r>
          </w:p>
        </w:tc>
        <w:tc>
          <w:tcPr>
            <w:tcW w:w="41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center"/>
              <w:rPr>
                <w:rFonts w:ascii="Arial" w:hAnsi="Arial" w:cs="Arial"/>
                <w:color w:val="000000"/>
                <w:sz w:val="18"/>
                <w:szCs w:val="18"/>
              </w:rPr>
            </w:pPr>
            <w:r>
              <w:rPr>
                <w:rFonts w:cs="Arial" w:ascii="Arial" w:hAnsi="Arial"/>
                <w:color w:val="000000"/>
                <w:sz w:val="18"/>
                <w:szCs w:val="18"/>
              </w:rPr>
              <w:drawing>
                <wp:inline distT="0" distB="0" distL="0" distR="0">
                  <wp:extent cx="2486025" cy="152781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4"/>
                          <a:srcRect l="-14" t="-23" r="-14" b="-23"/>
                          <a:stretch>
                            <a:fillRect/>
                          </a:stretch>
                        </pic:blipFill>
                        <pic:spPr bwMode="auto">
                          <a:xfrm>
                            <a:off x="0" y="0"/>
                            <a:ext cx="2486025" cy="1527810"/>
                          </a:xfrm>
                          <a:prstGeom prst="rect">
                            <a:avLst/>
                          </a:prstGeom>
                          <a:noFill/>
                        </pic:spPr>
                      </pic:pic>
                    </a:graphicData>
                  </a:graphic>
                </wp:inline>
              </w:drawing>
            </w:r>
          </w:p>
        </w:tc>
      </w:tr>
      <w:tr>
        <w:trPr/>
        <w:tc>
          <w:tcPr>
            <w:tcW w:w="3936" w:type="dxa"/>
            <w:tcBorders/>
          </w:tcPr>
          <w:p>
            <w:pPr>
              <w:pStyle w:val="Normal"/>
              <w:snapToGrid w:val="false"/>
              <w:spacing w:lineRule="auto" w:line="240"/>
              <w:jc w:val="center"/>
              <w:rPr>
                <w:rFonts w:ascii="Arial" w:hAnsi="Arial" w:cs="Arial"/>
                <w:color w:val="000000"/>
                <w:sz w:val="18"/>
                <w:szCs w:val="18"/>
              </w:rPr>
            </w:pPr>
            <w:r>
              <w:rPr>
                <w:rFonts w:cs="Arial" w:ascii="Arial" w:hAnsi="Arial"/>
                <w:color w:val="000000"/>
                <w:sz w:val="18"/>
                <w:szCs w:val="18"/>
              </w:rPr>
            </w:r>
          </w:p>
          <w:p>
            <w:pPr>
              <w:pStyle w:val="Normal"/>
              <w:spacing w:lineRule="auto" w:line="240"/>
              <w:jc w:val="center"/>
              <w:rPr>
                <w:rFonts w:ascii="Arial" w:hAnsi="Arial" w:cs="Arial"/>
                <w:color w:val="000000"/>
                <w:sz w:val="18"/>
                <w:szCs w:val="18"/>
              </w:rPr>
            </w:pPr>
            <w:r>
              <w:rPr>
                <w:rFonts w:cs="Arial" w:ascii="Arial" w:hAnsi="Arial"/>
                <w:color w:val="000000"/>
                <w:sz w:val="18"/>
                <w:szCs w:val="18"/>
              </w:rPr>
              <w:t>Joints à pantographe</w:t>
            </w:r>
          </w:p>
        </w:tc>
        <w:tc>
          <w:tcPr>
            <w:tcW w:w="4132" w:type="dxa"/>
            <w:tcBorders/>
          </w:tcPr>
          <w:p>
            <w:pPr>
              <w:pStyle w:val="Normal"/>
              <w:snapToGrid w:val="false"/>
              <w:spacing w:lineRule="auto" w:line="240"/>
              <w:jc w:val="center"/>
              <w:rPr>
                <w:rFonts w:ascii="Arial" w:hAnsi="Arial" w:cs="Arial"/>
                <w:color w:val="000000"/>
                <w:sz w:val="18"/>
                <w:szCs w:val="18"/>
              </w:rPr>
            </w:pPr>
            <w:r>
              <w:rPr>
                <w:rFonts w:cs="Arial" w:ascii="Arial" w:hAnsi="Arial"/>
                <w:color w:val="000000"/>
                <w:sz w:val="18"/>
                <w:szCs w:val="18"/>
              </w:rPr>
            </w:r>
          </w:p>
          <w:p>
            <w:pPr>
              <w:pStyle w:val="Normal"/>
              <w:spacing w:lineRule="auto" w:line="240"/>
              <w:jc w:val="center"/>
              <w:rPr>
                <w:rFonts w:ascii="Arial" w:hAnsi="Arial" w:cs="Arial"/>
                <w:color w:val="000000"/>
                <w:sz w:val="18"/>
                <w:szCs w:val="18"/>
              </w:rPr>
            </w:pPr>
            <w:r>
              <w:rPr>
                <w:rFonts w:cs="Arial" w:ascii="Arial" w:hAnsi="Arial"/>
                <w:color w:val="000000"/>
                <w:sz w:val="18"/>
                <w:szCs w:val="18"/>
              </w:rPr>
              <w:t>Joints à traverses</w:t>
            </w:r>
          </w:p>
        </w:tc>
      </w:tr>
    </w:tbl>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Dispositions de mise en œuvre du joint à préciser:</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les équipements en place qui sont susceptibles d’être modifiés par la pose du joint (dispositifs de retenue, caniveau, garde corps, tablettes sous garde corps, impétrants, etc.)</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Pour le remplacement d’un joint avec réservation:</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a)</w:t>
        <w:tab/>
        <w:t>le CSC précisera que la démolition du béton, afin d’ôter le joint et recréer la réservation, se fait par hydrodémolition.</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b)</w:t>
        <w:tab/>
        <w:t>dans le cas où le béton support est en bon état, il peut être intéressant de remplacer un joint ancré dans un massif en béton (réservation), par un joint posé dans l’épaisseur du revêtement (solution plus simple, plus rapide et en principe aussi plus économique).</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c)</w:t>
        <w:tab/>
        <w:t>dans le cas où l’on ne remplace pas l’étanchéité de l’ouvrage: on imposera une des deux configurations suivantes (création d’un escalier) permettant la pose du drain et la continuité de l’étanchéité au-delà de la reprise verticale de bétonnage. Cette zone doit avoir au minimum 60 mm de large. C’est au fabricant du joint à soumettre sa solution pour le drainage et la continuité de l’étanchéité dans le dossier technique général ou particulier du joint.</w:t>
      </w:r>
    </w:p>
    <w:p>
      <w:pPr>
        <w:pStyle w:val="Normal"/>
        <w:jc w:val="center"/>
        <w:rPr>
          <w:rFonts w:ascii="Tahoma" w:hAnsi="Tahoma" w:cs="Tahoma"/>
          <w:color w:val="000000"/>
          <w:sz w:val="18"/>
          <w:szCs w:val="18"/>
          <w:u w:val="single"/>
          <w:lang w:val="fr-BE"/>
        </w:rPr>
      </w:pPr>
      <w:r>
        <w:rPr>
          <w:rFonts w:cs="Tahoma" w:ascii="Tahoma" w:hAnsi="Tahoma"/>
          <w:color w:val="000000"/>
          <w:sz w:val="18"/>
          <w:szCs w:val="18"/>
          <w:u w:val="single"/>
          <w:lang w:val="fr-BE"/>
        </w:rPr>
        <w:t>Légende</w:t>
      </w:r>
    </w:p>
    <w:p>
      <w:pPr>
        <w:pStyle w:val="Normal"/>
        <w:rPr>
          <w:rFonts w:ascii="Tahoma" w:hAnsi="Tahoma" w:cs="Tahoma"/>
          <w:color w:val="000000"/>
          <w:sz w:val="18"/>
          <w:szCs w:val="18"/>
          <w:u w:val="single"/>
          <w:lang w:val="fr-BE"/>
        </w:rPr>
      </w:pPr>
      <w:r>
        <w:rPr>
          <w:rFonts w:cs="Tahoma" w:ascii="Tahoma" w:hAnsi="Tahoma"/>
          <w:color w:val="000000"/>
          <w:sz w:val="18"/>
          <w:szCs w:val="18"/>
          <w:u w:val="single"/>
          <w:lang w:val="fr-BE"/>
        </w:rPr>
      </w:r>
    </w:p>
    <w:tbl>
      <w:tblPr>
        <w:tblW w:w="3969" w:type="dxa"/>
        <w:jc w:val="center"/>
        <w:tblInd w:w="0" w:type="dxa"/>
        <w:tblLayout w:type="fixed"/>
        <w:tblCellMar>
          <w:top w:w="0" w:type="dxa"/>
          <w:start w:w="108" w:type="dxa"/>
          <w:bottom w:w="0" w:type="dxa"/>
          <w:end w:w="108" w:type="dxa"/>
        </w:tblCellMar>
      </w:tblPr>
      <w:tblGrid>
        <w:gridCol w:w="2015"/>
        <w:gridCol w:w="1954"/>
      </w:tblGrid>
      <w:tr>
        <w:trPr/>
        <w:tc>
          <w:tcPr>
            <w:tcW w:w="20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Tahoma" w:hAnsi="Tahoma" w:cs="Tahoma"/>
                <w:color w:val="000000"/>
                <w:sz w:val="16"/>
                <w:szCs w:val="16"/>
              </w:rPr>
            </w:pPr>
            <w:r>
              <w:rPr>
                <w:rFonts w:cs="Tahoma" w:ascii="Tahoma" w:hAnsi="Tahoma"/>
                <w:color w:val="000000"/>
                <w:sz w:val="16"/>
                <w:szCs w:val="16"/>
              </w:rPr>
              <w:t>Béton</w:t>
            </w:r>
          </w:p>
        </w:tc>
        <w:tc>
          <w:tcPr>
            <w:tcW w:w="1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Tahoma" w:hAnsi="Tahoma" w:cs="Tahoma"/>
                <w:color w:val="000000"/>
                <w:sz w:val="16"/>
                <w:szCs w:val="16"/>
              </w:rPr>
            </w:pPr>
            <w:r>
              <w:rPr>
                <w:rFonts w:cs="Tahoma" w:ascii="Tahoma" w:hAnsi="Tahoma"/>
                <w:color w:val="000000"/>
                <w:sz w:val="16"/>
                <w:szCs w:val="16"/>
              </w:rPr>
              <w:drawing>
                <wp:inline distT="0" distB="0" distL="0" distR="0">
                  <wp:extent cx="307975" cy="61658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5"/>
                          <a:srcRect l="-42" t="36633" r="33432" b="46150"/>
                          <a:stretch>
                            <a:fillRect/>
                          </a:stretch>
                        </pic:blipFill>
                        <pic:spPr bwMode="auto">
                          <a:xfrm>
                            <a:off x="0" y="0"/>
                            <a:ext cx="307975" cy="616585"/>
                          </a:xfrm>
                          <a:prstGeom prst="rect">
                            <a:avLst/>
                          </a:prstGeom>
                          <a:noFill/>
                        </pic:spPr>
                      </pic:pic>
                    </a:graphicData>
                  </a:graphic>
                </wp:inline>
              </w:drawing>
            </w:r>
          </w:p>
        </w:tc>
      </w:tr>
      <w:tr>
        <w:trPr/>
        <w:tc>
          <w:tcPr>
            <w:tcW w:w="20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Tahoma" w:hAnsi="Tahoma" w:cs="Tahoma"/>
                <w:color w:val="000000"/>
                <w:sz w:val="16"/>
                <w:szCs w:val="16"/>
              </w:rPr>
            </w:pPr>
            <w:r>
              <w:rPr>
                <w:rFonts w:cs="Tahoma" w:ascii="Tahoma" w:hAnsi="Tahoma"/>
                <w:color w:val="000000"/>
                <w:sz w:val="16"/>
                <w:szCs w:val="16"/>
              </w:rPr>
              <w:t>Joint</w:t>
            </w:r>
          </w:p>
        </w:tc>
        <w:tc>
          <w:tcPr>
            <w:tcW w:w="1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Tahoma" w:hAnsi="Tahoma" w:cs="Tahoma"/>
                <w:color w:val="000000"/>
                <w:sz w:val="16"/>
                <w:szCs w:val="16"/>
              </w:rPr>
            </w:pPr>
            <w:r>
              <w:rPr>
                <w:rFonts w:cs="Tahoma" w:ascii="Tahoma" w:hAnsi="Tahoma"/>
                <w:color w:val="000000"/>
                <w:sz w:val="16"/>
                <w:szCs w:val="16"/>
              </w:rPr>
              <w:drawing>
                <wp:inline distT="0" distB="0" distL="0" distR="0">
                  <wp:extent cx="337820" cy="25717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6"/>
                          <a:srcRect l="-42" t="5491" r="33135" b="88247"/>
                          <a:stretch>
                            <a:fillRect/>
                          </a:stretch>
                        </pic:blipFill>
                        <pic:spPr bwMode="auto">
                          <a:xfrm>
                            <a:off x="0" y="0"/>
                            <a:ext cx="337820" cy="257175"/>
                          </a:xfrm>
                          <a:prstGeom prst="rect">
                            <a:avLst/>
                          </a:prstGeom>
                          <a:noFill/>
                        </pic:spPr>
                      </pic:pic>
                    </a:graphicData>
                  </a:graphic>
                </wp:inline>
              </w:drawing>
            </w:r>
          </w:p>
        </w:tc>
      </w:tr>
      <w:tr>
        <w:trPr/>
        <w:tc>
          <w:tcPr>
            <w:tcW w:w="20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Tahoma" w:hAnsi="Tahoma" w:cs="Tahoma"/>
                <w:color w:val="000000"/>
                <w:sz w:val="16"/>
                <w:szCs w:val="16"/>
              </w:rPr>
            </w:pPr>
            <w:r>
              <w:rPr>
                <w:rFonts w:cs="Tahoma" w:ascii="Tahoma" w:hAnsi="Tahoma"/>
                <w:color w:val="000000"/>
                <w:sz w:val="16"/>
                <w:szCs w:val="16"/>
              </w:rPr>
              <w:t>Couche d’étanchéité</w:t>
            </w:r>
          </w:p>
        </w:tc>
        <w:tc>
          <w:tcPr>
            <w:tcW w:w="1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Tahoma" w:hAnsi="Tahoma" w:cs="Tahoma"/>
                <w:color w:val="000000"/>
                <w:sz w:val="16"/>
                <w:szCs w:val="16"/>
              </w:rPr>
            </w:pPr>
            <w:r>
              <w:rPr>
                <w:rFonts w:cs="Tahoma" w:ascii="Tahoma" w:hAnsi="Tahoma"/>
                <w:color w:val="000000"/>
                <w:sz w:val="16"/>
                <w:szCs w:val="16"/>
              </w:rPr>
              <w:drawing>
                <wp:inline distT="0" distB="0" distL="0" distR="0">
                  <wp:extent cx="373380" cy="22352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7"/>
                          <a:srcRect l="-42" t="51992" r="5862" b="41333"/>
                          <a:stretch>
                            <a:fillRect/>
                          </a:stretch>
                        </pic:blipFill>
                        <pic:spPr bwMode="auto">
                          <a:xfrm>
                            <a:off x="0" y="0"/>
                            <a:ext cx="373380" cy="223520"/>
                          </a:xfrm>
                          <a:prstGeom prst="rect">
                            <a:avLst/>
                          </a:prstGeom>
                          <a:noFill/>
                        </pic:spPr>
                      </pic:pic>
                    </a:graphicData>
                  </a:graphic>
                </wp:inline>
              </w:drawing>
            </w:r>
          </w:p>
        </w:tc>
      </w:tr>
      <w:tr>
        <w:trPr/>
        <w:tc>
          <w:tcPr>
            <w:tcW w:w="20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Tahoma" w:hAnsi="Tahoma" w:cs="Tahoma"/>
                <w:color w:val="000000"/>
                <w:sz w:val="16"/>
                <w:szCs w:val="16"/>
              </w:rPr>
            </w:pPr>
            <w:r>
              <w:rPr>
                <w:rFonts w:cs="Tahoma" w:ascii="Tahoma" w:hAnsi="Tahoma"/>
                <w:color w:val="000000"/>
                <w:sz w:val="16"/>
                <w:szCs w:val="16"/>
              </w:rPr>
              <w:t>Couche de protection de l’étanchéité</w:t>
            </w:r>
          </w:p>
        </w:tc>
        <w:tc>
          <w:tcPr>
            <w:tcW w:w="1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Tahoma" w:hAnsi="Tahoma" w:cs="Tahoma"/>
                <w:color w:val="000000"/>
                <w:sz w:val="16"/>
                <w:szCs w:val="16"/>
              </w:rPr>
            </w:pPr>
            <w:r>
              <w:rPr>
                <w:rFonts w:cs="Tahoma" w:ascii="Tahoma" w:hAnsi="Tahoma"/>
                <w:color w:val="000000"/>
                <w:sz w:val="16"/>
                <w:szCs w:val="16"/>
              </w:rPr>
              <w:drawing>
                <wp:inline distT="0" distB="0" distL="0" distR="0">
                  <wp:extent cx="331470" cy="27749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8"/>
                          <a:srcRect l="-42" t="31275" r="37128" b="62193"/>
                          <a:stretch>
                            <a:fillRect/>
                          </a:stretch>
                        </pic:blipFill>
                        <pic:spPr bwMode="auto">
                          <a:xfrm>
                            <a:off x="0" y="0"/>
                            <a:ext cx="331470" cy="277495"/>
                          </a:xfrm>
                          <a:prstGeom prst="rect">
                            <a:avLst/>
                          </a:prstGeom>
                          <a:noFill/>
                        </pic:spPr>
                      </pic:pic>
                    </a:graphicData>
                  </a:graphic>
                </wp:inline>
              </w:drawing>
            </w:r>
          </w:p>
        </w:tc>
      </w:tr>
      <w:tr>
        <w:trPr/>
        <w:tc>
          <w:tcPr>
            <w:tcW w:w="20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Tahoma" w:hAnsi="Tahoma" w:cs="Tahoma"/>
                <w:color w:val="000000"/>
                <w:sz w:val="16"/>
                <w:szCs w:val="16"/>
              </w:rPr>
            </w:pPr>
            <w:r>
              <w:rPr>
                <w:rFonts w:cs="Tahoma" w:ascii="Tahoma" w:hAnsi="Tahoma"/>
                <w:color w:val="000000"/>
                <w:sz w:val="16"/>
                <w:szCs w:val="16"/>
              </w:rPr>
              <w:t>Couche(s) d’hydrocarboné</w:t>
            </w:r>
          </w:p>
        </w:tc>
        <w:tc>
          <w:tcPr>
            <w:tcW w:w="1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Tahoma" w:hAnsi="Tahoma" w:cs="Tahoma"/>
                <w:color w:val="000000"/>
                <w:sz w:val="16"/>
                <w:szCs w:val="16"/>
              </w:rPr>
            </w:pPr>
            <w:r>
              <w:rPr>
                <w:rFonts w:cs="Tahoma" w:ascii="Tahoma" w:hAnsi="Tahoma"/>
                <w:color w:val="000000"/>
                <w:sz w:val="16"/>
                <w:szCs w:val="16"/>
              </w:rPr>
              <w:drawing>
                <wp:inline distT="0" distB="0" distL="0" distR="0">
                  <wp:extent cx="574675" cy="22987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9"/>
                          <a:srcRect l="-42" t="18391" r="20731" b="76723"/>
                          <a:stretch>
                            <a:fillRect/>
                          </a:stretch>
                        </pic:blipFill>
                        <pic:spPr bwMode="auto">
                          <a:xfrm>
                            <a:off x="0" y="0"/>
                            <a:ext cx="574675" cy="229870"/>
                          </a:xfrm>
                          <a:prstGeom prst="rect">
                            <a:avLst/>
                          </a:prstGeom>
                          <a:noFill/>
                        </pic:spPr>
                      </pic:pic>
                    </a:graphicData>
                  </a:graphic>
                </wp:inline>
              </w:drawing>
            </w:r>
          </w:p>
        </w:tc>
      </w:tr>
      <w:tr>
        <w:trPr/>
        <w:tc>
          <w:tcPr>
            <w:tcW w:w="20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Tahoma" w:hAnsi="Tahoma" w:cs="Tahoma"/>
                <w:color w:val="000000"/>
                <w:sz w:val="16"/>
                <w:szCs w:val="16"/>
              </w:rPr>
            </w:pPr>
            <w:r>
              <w:rPr>
                <w:rFonts w:cs="Tahoma" w:ascii="Tahoma" w:hAnsi="Tahoma"/>
                <w:color w:val="000000"/>
                <w:sz w:val="16"/>
                <w:szCs w:val="16"/>
              </w:rPr>
              <w:t>Pente</w:t>
            </w:r>
          </w:p>
        </w:tc>
        <w:tc>
          <w:tcPr>
            <w:tcW w:w="1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Tahoma" w:hAnsi="Tahoma" w:cs="Tahoma"/>
                <w:color w:val="000000"/>
                <w:sz w:val="16"/>
                <w:szCs w:val="16"/>
              </w:rPr>
            </w:pPr>
            <w:r>
              <w:rPr>
                <w:rFonts w:cs="Tahoma" w:ascii="Tahoma" w:hAnsi="Tahoma"/>
                <w:color w:val="000000"/>
                <w:sz w:val="16"/>
                <w:szCs w:val="16"/>
              </w:rPr>
              <w:drawing>
                <wp:inline distT="0" distB="0" distL="0" distR="0">
                  <wp:extent cx="546735" cy="22352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0"/>
                          <a:srcRect l="-42" t="95587" r="-33390" b="-2369"/>
                          <a:stretch>
                            <a:fillRect/>
                          </a:stretch>
                        </pic:blipFill>
                        <pic:spPr bwMode="auto">
                          <a:xfrm>
                            <a:off x="0" y="0"/>
                            <a:ext cx="546735" cy="223520"/>
                          </a:xfrm>
                          <a:prstGeom prst="rect">
                            <a:avLst/>
                          </a:prstGeom>
                          <a:noFill/>
                        </pic:spPr>
                      </pic:pic>
                    </a:graphicData>
                  </a:graphic>
                </wp:inline>
              </w:drawing>
            </w:r>
          </w:p>
        </w:tc>
      </w:tr>
    </w:tbl>
    <w:p>
      <w:pPr>
        <w:pStyle w:val="Normal"/>
        <w:jc w:val="both"/>
        <w:rPr>
          <w:color w:val="000000"/>
          <w:lang w:val="fr-BE"/>
        </w:rPr>
      </w:pPr>
      <w:r>
        <w:rPr>
          <w:color w:val="000000"/>
          <w:lang w:val="fr-BE"/>
        </w:rPr>
      </w:r>
    </w:p>
    <w:p>
      <w:pPr>
        <w:pStyle w:val="Normal"/>
        <w:jc w:val="both"/>
        <w:rPr>
          <w:color w:val="000000"/>
          <w:lang w:val="fr-BE"/>
        </w:rPr>
      </w:pPr>
      <w:r>
        <w:rPr>
          <w:color w:val="000000"/>
          <w:lang w:val="fr-BE"/>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1) Cas du bétonnage du joint jusqu’à la surface de roulement</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drawing>
          <wp:inline distT="0" distB="0" distL="0" distR="0">
            <wp:extent cx="2624455" cy="117221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1"/>
                    <a:srcRect l="-4" t="9384" r="18943" b="24170"/>
                    <a:stretch>
                      <a:fillRect/>
                    </a:stretch>
                  </pic:blipFill>
                  <pic:spPr bwMode="auto">
                    <a:xfrm>
                      <a:off x="0" y="0"/>
                      <a:ext cx="2624455" cy="1172210"/>
                    </a:xfrm>
                    <a:prstGeom prst="rect">
                      <a:avLst/>
                    </a:prstGeom>
                    <a:noFill/>
                  </pic:spPr>
                </pic:pic>
              </a:graphicData>
            </a:graphic>
          </wp:inline>
        </w:drawing>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2) Cas du bétonnage du joint jusqu’au niveau du tablier</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drawing>
          <wp:inline distT="0" distB="0" distL="0" distR="0">
            <wp:extent cx="2624455" cy="118173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2"/>
                    <a:srcRect l="-4" t="-8" r="16150" b="30572"/>
                    <a:stretch>
                      <a:fillRect/>
                    </a:stretch>
                  </pic:blipFill>
                  <pic:spPr bwMode="auto">
                    <a:xfrm>
                      <a:off x="0" y="0"/>
                      <a:ext cx="2624455" cy="1181735"/>
                    </a:xfrm>
                    <a:prstGeom prst="rect">
                      <a:avLst/>
                    </a:prstGeom>
                    <a:noFill/>
                  </pic:spPr>
                </pic:pic>
              </a:graphicData>
            </a:graphic>
          </wp:inline>
        </w:drawing>
      </w:r>
    </w:p>
    <w:p>
      <w:pPr>
        <w:pStyle w:val="Normal"/>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si vous l’estimez nécessaire:</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w:t>
        <w:tab/>
        <w:t>si le joint est posé avant ou après la pose de l'étanchéité du pont et/ou du revêtement</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w:t>
        <w:tab/>
        <w:t>si le bétonnage se limite au niveau du tablier ou s’il va jusqu’au niveau de la couche de roulement.</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r>
    </w:p>
    <w:p>
      <w:pPr>
        <w:pStyle w:val="Normal"/>
        <w:jc w:val="both"/>
        <w:rPr>
          <w:rFonts w:cs="Arial"/>
          <w:color w:val="000000"/>
          <w:sz w:val="20"/>
          <w:lang w:val="fr-BE"/>
        </w:rPr>
      </w:pPr>
      <w:r>
        <w:rPr>
          <w:rFonts w:cs="Arial"/>
          <w:color w:val="000000"/>
          <w:sz w:val="20"/>
          <w:lang w:val="fr-BE"/>
        </w:rPr>
      </w:r>
    </w:p>
    <w:p>
      <w:pPr>
        <w:pStyle w:val="Normal"/>
        <w:jc w:val="both"/>
        <w:rPr>
          <w:b/>
          <w:color w:val="000000"/>
        </w:rPr>
      </w:pPr>
      <w:r>
        <w:rPr>
          <w:b/>
          <w:color w:val="000000"/>
        </w:rPr>
        <w:t>Exigences acoustiques</w:t>
      </w:r>
    </w:p>
    <w:p>
      <w:pPr>
        <w:pStyle w:val="Normal"/>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Le cas échéant (milieu urbain, zone sensible,…) imposer des critères de performance acoustique.</w:t>
      </w:r>
    </w:p>
    <w:p>
      <w:pPr>
        <w:pStyle w:val="Normal"/>
        <w:jc w:val="both"/>
        <w:rPr>
          <w:b/>
          <w:color w:val="000000"/>
        </w:rPr>
      </w:pPr>
      <w:r>
        <w:rPr>
          <w:b/>
          <w:color w:val="000000"/>
        </w:rPr>
      </w:r>
    </w:p>
    <w:p>
      <w:pPr>
        <w:pStyle w:val="Normal"/>
        <w:jc w:val="both"/>
        <w:rPr>
          <w:b/>
          <w:color w:val="000000"/>
        </w:rPr>
      </w:pPr>
      <w:r>
        <w:rPr>
          <w:b/>
          <w:color w:val="000000"/>
        </w:rPr>
      </w:r>
    </w:p>
    <w:p>
      <w:pPr>
        <w:pStyle w:val="Normal"/>
        <w:tabs>
          <w:tab w:val="clear" w:pos="567"/>
          <w:tab w:val="left" w:pos="993" w:leader="none"/>
        </w:tabs>
        <w:jc w:val="both"/>
        <w:rPr>
          <w:color w:val="000000"/>
        </w:rPr>
      </w:pPr>
      <w:r>
        <w:rPr>
          <w:b/>
          <w:color w:val="000000"/>
        </w:rPr>
        <w:t>K. 8.3.2.2.</w:t>
        <w:tab/>
        <w:t>GEOMETRIE DU JOINT</w:t>
      </w:r>
    </w:p>
    <w:p>
      <w:pPr>
        <w:pStyle w:val="Normal"/>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les dispositions éventuelles au niveau des trottoirs, des garde-corps, des rives, des filets d’eau, etc. (fournir une coupe en travers et une vue en plan de l’ouvrage).</w:t>
      </w:r>
    </w:p>
    <w:p>
      <w:pPr>
        <w:pStyle w:val="Normal"/>
        <w:jc w:val="both"/>
        <w:rPr>
          <w:color w:val="000000"/>
        </w:rPr>
      </w:pPr>
      <w:r>
        <w:rPr>
          <w:color w:val="000000"/>
        </w:rPr>
      </w:r>
    </w:p>
    <w:p>
      <w:pPr>
        <w:pStyle w:val="Normal"/>
        <w:jc w:val="both"/>
        <w:rPr>
          <w:color w:val="000000"/>
        </w:rPr>
      </w:pPr>
      <w:r>
        <w:rPr>
          <w:color w:val="000000"/>
        </w:rPr>
      </w:r>
    </w:p>
    <w:p>
      <w:pPr>
        <w:pStyle w:val="Normal"/>
        <w:tabs>
          <w:tab w:val="clear" w:pos="567"/>
          <w:tab w:val="left" w:pos="993" w:leader="none"/>
        </w:tabs>
        <w:jc w:val="both"/>
        <w:rPr/>
      </w:pPr>
      <w:r>
        <w:rPr>
          <w:b/>
          <w:color w:val="000000"/>
        </w:rPr>
        <w:t>K. 8.3.2.5</w:t>
        <w:tab/>
        <w:t>ETUDE</w:t>
      </w:r>
    </w:p>
    <w:p>
      <w:pPr>
        <w:pStyle w:val="Normal"/>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Dans certains cas (chantiers de courte durée) l’étude comprend des interventions sur site qui ne peuvent avoir lieu dans le cadre du chantier mais qui doivent être programmées au préalable.</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Dans ce cas, il y a lieu de prévoir un poste spécifique pour la signalisation lors de cette intervention.</w:t>
      </w:r>
    </w:p>
    <w:p>
      <w:pPr>
        <w:pStyle w:val="Normal"/>
        <w:jc w:val="both"/>
        <w:rPr>
          <w:color w:val="000000"/>
        </w:rPr>
      </w:pPr>
      <w:r>
        <w:rPr>
          <w:color w:val="000000"/>
        </w:rPr>
      </w:r>
    </w:p>
    <w:p>
      <w:pPr>
        <w:pStyle w:val="Normal"/>
        <w:jc w:val="both"/>
        <w:rPr>
          <w:color w:val="000000"/>
        </w:rPr>
      </w:pPr>
      <w:r>
        <w:rPr>
          <w:color w:val="000000"/>
        </w:rPr>
      </w:r>
    </w:p>
    <w:p>
      <w:pPr>
        <w:pStyle w:val="Normal"/>
        <w:tabs>
          <w:tab w:val="clear" w:pos="567"/>
          <w:tab w:val="left" w:pos="993" w:leader="none"/>
        </w:tabs>
        <w:jc w:val="both"/>
        <w:rPr>
          <w:b/>
          <w:color w:val="000000"/>
        </w:rPr>
      </w:pPr>
      <w:r>
        <w:rPr>
          <w:b/>
          <w:color w:val="000000"/>
        </w:rPr>
        <w:t>K.8.3.2.6</w:t>
        <w:tab/>
        <w:t>POSE DU JOINT</w:t>
      </w:r>
    </w:p>
    <w:p>
      <w:pPr>
        <w:pStyle w:val="Normal"/>
        <w:tabs>
          <w:tab w:val="clear" w:pos="567"/>
          <w:tab w:val="left" w:pos="1134" w:leader="none"/>
        </w:tabs>
        <w:jc w:val="both"/>
        <w:rPr>
          <w:b/>
          <w:color w:val="000000"/>
        </w:rPr>
      </w:pPr>
      <w:r>
        <w:rPr>
          <w:b/>
          <w:color w:val="000000"/>
        </w:rPr>
      </w:r>
    </w:p>
    <w:p>
      <w:pPr>
        <w:pStyle w:val="Normal"/>
        <w:tabs>
          <w:tab w:val="clear" w:pos="567"/>
          <w:tab w:val="left" w:pos="1134" w:leader="none"/>
        </w:tabs>
        <w:jc w:val="both"/>
        <w:rPr>
          <w:b/>
          <w:color w:val="000000"/>
        </w:rPr>
      </w:pPr>
      <w:r>
        <w:rPr>
          <w:b/>
          <w:color w:val="000000"/>
        </w:rPr>
        <w:t>K.8.3.2.6.1</w:t>
        <w:tab/>
        <w:t>REGLAGE DE L’OUVERTURE A LA POSE</w:t>
      </w:r>
    </w:p>
    <w:p>
      <w:pPr>
        <w:pStyle w:val="Normal"/>
        <w:tabs>
          <w:tab w:val="clear" w:pos="567"/>
          <w:tab w:val="left" w:pos="1134" w:leader="none"/>
        </w:tabs>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Préciser que la température sur site est mesurée au moyen d'un thermomètre enregistreur placé sous le pont, à l’abri notamment du vent, de la pluie et du soleil. L’acquisition des données (température, date et heure) se fait toutes les ½ heures. Les mesures sont rapatriées sur ordinateur sous format ascii ou excel à toutes demandes de l’administration.</w:t>
      </w:r>
    </w:p>
    <w:p>
      <w:pPr>
        <w:pStyle w:val="Normal"/>
        <w:jc w:val="both"/>
        <w:rPr>
          <w:color w:val="000000"/>
        </w:rPr>
      </w:pPr>
      <w:r>
        <w:rPr>
          <w:color w:val="000000"/>
        </w:rPr>
      </w:r>
    </w:p>
    <w:p>
      <w:pPr>
        <w:pStyle w:val="Normal"/>
        <w:jc w:val="both"/>
        <w:rPr>
          <w:color w:val="000000"/>
        </w:rPr>
      </w:pPr>
      <w:r>
        <w:rPr>
          <w:color w:val="000000"/>
        </w:rPr>
      </w:r>
    </w:p>
    <w:p>
      <w:pPr>
        <w:pStyle w:val="Normal"/>
        <w:tabs>
          <w:tab w:val="clear" w:pos="567"/>
          <w:tab w:val="left" w:pos="851" w:leader="none"/>
        </w:tabs>
        <w:jc w:val="both"/>
        <w:rPr>
          <w:b/>
          <w:color w:val="000000"/>
        </w:rPr>
      </w:pPr>
      <w:r>
        <w:rPr>
          <w:b/>
          <w:color w:val="000000"/>
        </w:rPr>
        <w:t>K.8.3.3</w:t>
        <w:tab/>
        <w:t>VERIFICATIONS</w:t>
      </w:r>
    </w:p>
    <w:p>
      <w:pPr>
        <w:pStyle w:val="Normal"/>
        <w:jc w:val="both"/>
        <w:rPr>
          <w:b/>
          <w:color w:val="000000"/>
        </w:rPr>
      </w:pPr>
      <w:r>
        <w:rPr>
          <w:b/>
          <w:color w:val="000000"/>
        </w:rPr>
      </w:r>
    </w:p>
    <w:p>
      <w:pPr>
        <w:pStyle w:val="Normal"/>
        <w:jc w:val="both"/>
        <w:rPr/>
      </w:pPr>
      <w:r>
        <w:rPr>
          <w:i/>
          <w:color w:val="000000"/>
        </w:rPr>
        <w:t>Si le concours du DESG. est souhaité, lors du contrôle aux points d’arrêts, il y a lieu de prévoir des délais suffisants pour permettre son intervention.</w:t>
      </w:r>
    </w:p>
    <w:p>
      <w:pPr>
        <w:pStyle w:val="Normal"/>
        <w:jc w:val="both"/>
        <w:rPr>
          <w:i/>
          <w:color w:val="000000"/>
        </w:rPr>
      </w:pPr>
      <w:r>
        <w:rPr>
          <w:i/>
          <w:color w:val="000000"/>
        </w:rPr>
      </w:r>
    </w:p>
    <w:p>
      <w:pPr>
        <w:pStyle w:val="Footer"/>
        <w:jc w:val="both"/>
        <w:rPr>
          <w:i/>
          <w:color w:val="000000"/>
        </w:rPr>
      </w:pPr>
      <w:r>
        <w:rPr>
          <w:i/>
          <w:color w:val="000000"/>
        </w:rPr>
      </w:r>
    </w:p>
    <w:p>
      <w:pPr>
        <w:pStyle w:val="Footer"/>
        <w:jc w:val="both"/>
        <w:rPr>
          <w:i/>
          <w:color w:val="000000"/>
        </w:rPr>
      </w:pPr>
      <w:r>
        <w:rPr>
          <w:i/>
          <w:color w:val="000000"/>
        </w:rPr>
      </w:r>
    </w:p>
    <w:p>
      <w:pPr>
        <w:pStyle w:val="Heading1"/>
        <w:ind w:hanging="0" w:start="0"/>
        <w:rPr/>
      </w:pPr>
      <w:r>
        <w:rPr/>
        <w:t>K. 8.4. Joints d’étanchéité</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complémentaires nécessaires.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9.1. Protection des ouvrages – Etanchéité</w:t>
      </w:r>
    </w:p>
    <w:p>
      <w:pPr>
        <w:pStyle w:val="Normal"/>
        <w:numPr>
          <w:ilvl w:val="0"/>
          <w:numId w:val="0"/>
        </w:numPr>
        <w:spacing w:lineRule="atLeast" w:line="300"/>
        <w:ind w:hanging="0" w:start="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le type d'étanchéité choisi.</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9.1.2.4.4. Protection des ouvrages – Chape de protection – Autres produits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le matériau en cas d’utilisation de feuilles ou de résines.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9.1.4. Protection des ouvrages – Etanchéité –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le mode de paiement s’il diffère de celui du K. 9.1.4.</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9.2. Protection des ouvrages – Drainage et évacuation des eaux des tabliers de ponts et toitures-parkings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éventuellement que la note de calcul n’est pas nécessaire pour la capacité de l’avaloir et des tuyaux de descente.</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9.2.3. Protection des ouvrages – Implantation des drains et des barbacanes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si des drains supplémentaires doivent être prévus.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9.3. Protection des ouvrages – Evacuation des eaux</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9.4. Protection des ouvrages – Protection des bétons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 cas échéant, les prescriptions nécessaires.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9.5. Protection des ouvrages – Protection des bétons soumis aux influences extérieures et non soumis au trafic</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 cas échéant, les prescriptions nécessaires.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K. 10. Dispositifs de sécurité et dispositifs de rive</w:t>
      </w:r>
    </w:p>
    <w:p>
      <w:pPr>
        <w:pStyle w:val="Normal"/>
        <w:spacing w:lineRule="atLeast" w:line="300"/>
        <w:jc w:val="both"/>
        <w:rPr>
          <w:color w:val="000000"/>
        </w:rPr>
      </w:pPr>
      <w:r>
        <w:rPr>
          <w:color w:val="000000"/>
        </w:rPr>
      </w:r>
    </w:p>
    <w:p>
      <w:pPr>
        <w:pStyle w:val="Normal"/>
        <w:spacing w:lineRule="atLeast" w:line="300"/>
        <w:jc w:val="both"/>
        <w:rPr>
          <w:i/>
          <w:color w:val="000000"/>
        </w:rPr>
      </w:pPr>
      <w:r>
        <w:rPr>
          <w:i/>
          <w:color w:val="000000"/>
        </w:rPr>
        <w:t>Généralement, il convient de prévoir un joint au niveau des dispositifs de sécurité ou de rive, situés au droit du joint de dilatation de l'ouvrage ainsi qu'au droit des dalles souples.</w:t>
      </w:r>
    </w:p>
    <w:p>
      <w:pPr>
        <w:pStyle w:val="Normal"/>
        <w:numPr>
          <w:ilvl w:val="0"/>
          <w:numId w:val="0"/>
        </w:numPr>
        <w:spacing w:lineRule="atLeast" w:line="300"/>
        <w:ind w:hanging="0" w:start="0"/>
        <w:jc w:val="both"/>
        <w:rPr>
          <w:i/>
          <w:color w:val="000000"/>
        </w:rPr>
      </w:pPr>
      <w:r>
        <w:rPr>
          <w:i/>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K. 10.2. Garde-corps – Barrière de sécurité</w:t>
      </w:r>
    </w:p>
    <w:p>
      <w:pPr>
        <w:pStyle w:val="Normal"/>
        <w:numPr>
          <w:ilvl w:val="0"/>
          <w:numId w:val="0"/>
        </w:numPr>
        <w:spacing w:lineRule="atLeast" w:line="300"/>
        <w:ind w:hanging="0" w:start="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w:t>
      </w:r>
    </w:p>
    <w:p>
      <w:pPr>
        <w:pStyle w:val="Normal"/>
        <w:numPr>
          <w:ilvl w:val="0"/>
          <w:numId w:val="0"/>
        </w:numPr>
        <w:spacing w:lineRule="atLeast" w:line="300"/>
        <w:ind w:hanging="0" w:start="0"/>
        <w:jc w:val="both"/>
        <w:rPr>
          <w:color w:val="000000"/>
        </w:rPr>
      </w:pPr>
      <w:r>
        <w:rPr>
          <w:color w:val="000000"/>
        </w:rPr>
      </w:r>
    </w:p>
    <w:p>
      <w:pPr>
        <w:pStyle w:val="Heading1"/>
        <w:ind w:hanging="0" w:start="0"/>
        <w:rPr>
          <w:b w:val="false"/>
          <w:caps w:val="false"/>
          <w:smallCaps w:val="false"/>
          <w:color w:val="000000"/>
        </w:rPr>
      </w:pPr>
      <w:r>
        <w:rPr>
          <w:b w:val="false"/>
          <w:caps w:val="false"/>
          <w:smallCaps w:val="false"/>
          <w:color w:val="000000"/>
        </w:rPr>
      </w:r>
    </w:p>
    <w:p>
      <w:pPr>
        <w:pStyle w:val="Heading1"/>
        <w:ind w:hanging="0" w:start="0"/>
        <w:rPr/>
      </w:pPr>
      <w:r>
        <w:rPr/>
        <w:t>K. 10.4. Corniches et voiles de parement</w:t>
      </w:r>
    </w:p>
    <w:p>
      <w:pPr>
        <w:pStyle w:val="Normal"/>
        <w:numPr>
          <w:ilvl w:val="0"/>
          <w:numId w:val="0"/>
        </w:numPr>
        <w:spacing w:lineRule="atLeast" w:line="300"/>
        <w:ind w:hanging="0" w:start="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K. 10.5. Planchers à claire-voie</w:t>
      </w:r>
    </w:p>
    <w:p>
      <w:pPr>
        <w:pStyle w:val="Normal"/>
        <w:numPr>
          <w:ilvl w:val="0"/>
          <w:numId w:val="0"/>
        </w:numPr>
        <w:spacing w:lineRule="atLeast" w:line="300"/>
        <w:ind w:hanging="0" w:start="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les prescriptions nécessaires.</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K. 11. EPREUVE DE MISE EN CHARGE STATIQUE ET ESSAI DYNAMIQUE</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pBdr>
          <w:top w:val="single" w:sz="12" w:space="1" w:color="000000"/>
          <w:left w:val="single" w:sz="12" w:space="4" w:color="000000"/>
          <w:bottom w:val="single" w:sz="12" w:space="1" w:color="000000"/>
          <w:right w:val="single" w:sz="12" w:space="4" w:color="000000"/>
        </w:pBdr>
        <w:spacing w:lineRule="atLeast" w:line="300"/>
        <w:ind w:hanging="0" w:start="0"/>
        <w:jc w:val="both"/>
        <w:rPr>
          <w:color w:val="000000"/>
        </w:rPr>
      </w:pPr>
      <w:r>
        <w:rPr>
          <w:color w:val="000000"/>
        </w:rPr>
        <w:t>Indiquer les prescriptions nécessaires aux essais statiques, aux essais dynamiques et aux essais aérodynamiques.</w:t>
      </w:r>
    </w:p>
    <w:p>
      <w:pPr>
        <w:pStyle w:val="Normal"/>
        <w:numPr>
          <w:ilvl w:val="0"/>
          <w:numId w:val="0"/>
        </w:numPr>
        <w:spacing w:lineRule="atLeast" w:line="300"/>
        <w:ind w:hanging="0" w:start="0"/>
        <w:jc w:val="both"/>
        <w:rPr>
          <w:color w:val="000000"/>
        </w:rPr>
      </w:pPr>
      <w:r>
        <w:rPr>
          <w:color w:val="000000"/>
        </w:rPr>
      </w:r>
    </w:p>
    <w:p>
      <w:pPr>
        <w:pStyle w:val="BodyText"/>
        <w:rPr/>
      </w:pPr>
      <w:r>
        <w:rPr/>
        <w:t>Le CSC précisera (en concertation avec la Direction des Matériaux de Structure et la Direction de l’Expertise des Structures du SPW MI):</w:t>
      </w:r>
    </w:p>
    <w:p>
      <w:pPr>
        <w:pStyle w:val="BodyText"/>
        <w:numPr>
          <w:ilvl w:val="0"/>
          <w:numId w:val="3"/>
        </w:numPr>
        <w:rPr/>
      </w:pPr>
      <w:r>
        <w:rPr/>
        <w:t>la durée prévue des essais et le nombre de phases</w:t>
      </w:r>
    </w:p>
    <w:p>
      <w:pPr>
        <w:pStyle w:val="BodyText"/>
        <w:numPr>
          <w:ilvl w:val="0"/>
          <w:numId w:val="3"/>
        </w:numPr>
        <w:rPr/>
      </w:pPr>
      <w:r>
        <w:rPr/>
        <w:t>le nombre et le type de camions ou toute autre type de charge</w:t>
      </w:r>
    </w:p>
    <w:p>
      <w:pPr>
        <w:pStyle w:val="BodyText"/>
        <w:numPr>
          <w:ilvl w:val="0"/>
          <w:numId w:val="3"/>
        </w:numPr>
        <w:rPr/>
      </w:pPr>
      <w:r>
        <w:rPr/>
        <w:t>le nombre de crochets et/ou le nombre de billes (avec les caractéristiques de ceux-ci)</w:t>
      </w:r>
    </w:p>
    <w:p>
      <w:pPr>
        <w:pStyle w:val="BodyText"/>
        <w:numPr>
          <w:ilvl w:val="0"/>
          <w:numId w:val="3"/>
        </w:numPr>
        <w:rPr/>
      </w:pPr>
      <w:r>
        <w:rPr/>
        <w:t>le nombre de trous ou douilles pour la fixation des clinomètres (avec les caractéristiques de ceux-ci)</w:t>
      </w:r>
    </w:p>
    <w:p>
      <w:pPr>
        <w:pStyle w:val="BodyText"/>
        <w:numPr>
          <w:ilvl w:val="0"/>
          <w:numId w:val="3"/>
        </w:numPr>
        <w:rPr/>
      </w:pPr>
      <w:r>
        <w:rPr/>
        <w:t>le nombre et le type de traçages.</w:t>
      </w:r>
    </w:p>
    <w:p>
      <w:pPr>
        <w:pStyle w:val="BodyText"/>
        <w:rPr/>
      </w:pPr>
      <w:r>
        <w:rPr/>
      </w:r>
    </w:p>
    <w:p>
      <w:pPr>
        <w:pStyle w:val="BodyText"/>
        <w:rPr/>
      </w:pPr>
      <w:r>
        <w:rPr/>
        <w:t>Ces précisions seront données à titre indicatif et pourront être modifiées compte tenu de l’évolution de l’ouvrage durant sa construction (modification du projet initial, problème d’accessibilité…)</w:t>
      </w:r>
    </w:p>
    <w:p>
      <w:pPr>
        <w:pStyle w:val="BodyText"/>
        <w:rPr/>
      </w:pPr>
      <w:r>
        <w:rPr/>
      </w:r>
    </w:p>
    <w:p>
      <w:pPr>
        <w:pStyle w:val="BodyText"/>
        <w:rPr/>
      </w:pPr>
      <w:r>
        <w:rPr/>
        <w:t>Lorsque l’ouvrage est d’une rigidité telle que les déformations attendues sont du même ordre de grandeur que la précision des mesures, la mise en charge est réalisée sans mesure des déformées. Dans ces cas, d’autres contrôles sont définis au CSC; par ex.: relevé des fissures…</w:t>
      </w:r>
    </w:p>
    <w:p>
      <w:pPr>
        <w:pStyle w:val="BodyText"/>
        <w:rPr/>
      </w:pPr>
      <w:r>
        <w:rPr/>
      </w:r>
    </w:p>
    <w:p>
      <w:pPr>
        <w:pStyle w:val="BodyText"/>
        <w:rPr/>
      </w:pPr>
      <w:r>
        <w:rPr/>
        <w:t>Si les surcharges mobiles sont négligeables par rapport aux charges permanentes (p.e. pont sous remblai de forte épaisseur), le CSC peut renoncer aux épreuves de mise en charge.</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 xml:space="preserve">K. 11. EPREUVE DE MISE EN CHARGE </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pBdr>
          <w:top w:val="single" w:sz="12" w:space="1" w:color="000000"/>
          <w:left w:val="single" w:sz="12" w:space="4" w:color="000000"/>
          <w:bottom w:val="single" w:sz="12" w:space="1" w:color="000000"/>
          <w:right w:val="single" w:sz="12" w:space="4" w:color="000000"/>
        </w:pBdr>
        <w:spacing w:lineRule="atLeast" w:line="300"/>
        <w:ind w:hanging="0" w:start="0"/>
        <w:jc w:val="both"/>
        <w:rPr>
          <w:color w:val="000000"/>
        </w:rPr>
      </w:pPr>
      <w:r>
        <w:rPr>
          <w:color w:val="000000"/>
        </w:rPr>
        <w:t>Indiquer les prescriptions nécessaires aux essais de mise en charge.</w:t>
      </w:r>
    </w:p>
    <w:p>
      <w:pPr>
        <w:pStyle w:val="Normal"/>
        <w:numPr>
          <w:ilvl w:val="0"/>
          <w:numId w:val="0"/>
        </w:numPr>
        <w:spacing w:lineRule="atLeast" w:line="300"/>
        <w:ind w:hanging="0" w:start="0"/>
        <w:jc w:val="both"/>
        <w:rPr>
          <w:color w:val="000000"/>
        </w:rPr>
      </w:pPr>
      <w:r>
        <w:rPr>
          <w:color w:val="000000"/>
        </w:rPr>
      </w:r>
    </w:p>
    <w:p>
      <w:pPr>
        <w:pStyle w:val="Normal"/>
        <w:autoSpaceDE w:val="false"/>
        <w:jc w:val="both"/>
        <w:rPr/>
      </w:pPr>
      <w:r>
        <w:rPr>
          <w:i/>
          <w:iCs/>
          <w:color w:val="000000"/>
        </w:rPr>
        <w:t>Le CSC précisera (en concertation avec le SPW</w:t>
      </w:r>
      <w:r>
        <w:rPr>
          <w:i/>
          <w:iCs/>
          <w:color w:val="000000"/>
          <w:lang w:val="fr-BE"/>
        </w:rPr>
        <w:t xml:space="preserve"> Mobilité &amp; Infrastructures - Département des Expertises, Structures et Géotechnique - Direction de l’Expertise des Ouvrages</w:t>
      </w:r>
      <w:r>
        <w:rPr>
          <w:i/>
          <w:iCs/>
          <w:color w:val="000000"/>
        </w:rPr>
        <w:t>):</w:t>
      </w:r>
    </w:p>
    <w:p>
      <w:pPr>
        <w:pStyle w:val="BodyText"/>
        <w:numPr>
          <w:ilvl w:val="0"/>
          <w:numId w:val="5"/>
        </w:numPr>
        <w:rPr/>
      </w:pPr>
      <w:r>
        <w:rPr/>
        <w:t xml:space="preserve">la durée prévue des essais </w:t>
      </w:r>
    </w:p>
    <w:p>
      <w:pPr>
        <w:pStyle w:val="BodyText"/>
        <w:numPr>
          <w:ilvl w:val="0"/>
          <w:numId w:val="5"/>
        </w:numPr>
        <w:rPr/>
      </w:pPr>
      <w:r>
        <w:rPr/>
        <w:t>le nombre et le type de camions ou toute autre type de chargement</w:t>
      </w:r>
    </w:p>
    <w:p>
      <w:pPr>
        <w:pStyle w:val="BodyText"/>
        <w:numPr>
          <w:ilvl w:val="0"/>
          <w:numId w:val="5"/>
        </w:numPr>
        <w:rPr/>
      </w:pPr>
      <w:r>
        <w:rPr/>
        <w:t>le nombre de crochets et/ou le nombre de billes (avec les caractéristiques de ceux-ci)</w:t>
      </w:r>
    </w:p>
    <w:p>
      <w:pPr>
        <w:pStyle w:val="BodyText"/>
        <w:numPr>
          <w:ilvl w:val="0"/>
          <w:numId w:val="5"/>
        </w:numPr>
        <w:rPr/>
      </w:pPr>
      <w:r>
        <w:rPr/>
        <w:t>le nombre de trous ou douilles pour la fixation des clinomètres (avec les caractéristiques de ceux-ci)</w:t>
      </w:r>
    </w:p>
    <w:p>
      <w:pPr>
        <w:pStyle w:val="BodyText"/>
        <w:numPr>
          <w:ilvl w:val="0"/>
          <w:numId w:val="5"/>
        </w:numPr>
        <w:rPr/>
      </w:pPr>
      <w:r>
        <w:rPr/>
        <w:t>le nombre et le type de traçages</w:t>
      </w:r>
    </w:p>
    <w:p>
      <w:pPr>
        <w:pStyle w:val="BodyText"/>
        <w:numPr>
          <w:ilvl w:val="0"/>
          <w:numId w:val="5"/>
        </w:numPr>
        <w:rPr/>
      </w:pPr>
      <w:r>
        <w:rPr/>
        <w:t xml:space="preserve">si le bureau d’étude doit aussi fournir des déformées théoriques sur base des modes de chargemenst particuliers (ex.: chargement réels prévus pour les essais) </w:t>
      </w:r>
    </w:p>
    <w:p>
      <w:pPr>
        <w:pStyle w:val="BodyText"/>
        <w:numPr>
          <w:ilvl w:val="0"/>
          <w:numId w:val="5"/>
        </w:numPr>
        <w:rPr/>
      </w:pPr>
      <w:r>
        <w:rPr/>
        <w:t>pour certains ouvrages particuliers (pont haubané, passerelle légère…) un essai dynamique peut-être prévu en concertation avec la Direction de l’Expertise des Ouvrages. Dans ce cas, il faut préciser les modalités de réalisation et de paiement de cet essai dynamique.</w:t>
      </w:r>
    </w:p>
    <w:p>
      <w:pPr>
        <w:pStyle w:val="BodyText"/>
        <w:rPr/>
      </w:pPr>
      <w:r>
        <w:rPr/>
      </w:r>
    </w:p>
    <w:p>
      <w:pPr>
        <w:pStyle w:val="BodyText"/>
        <w:rPr/>
      </w:pPr>
      <w:r>
        <w:rPr/>
        <w:t>Ces précisions seront données à titre indicatif et pourront être modifiées compte tenu de l’évolution de l’ouvrage durant sa construction (modification du projet initial, problème d’accessibilité…)</w:t>
      </w:r>
    </w:p>
    <w:p>
      <w:pPr>
        <w:pStyle w:val="BodyText"/>
        <w:rPr/>
      </w:pPr>
      <w:r>
        <w:rPr/>
      </w:r>
    </w:p>
    <w:p>
      <w:pPr>
        <w:pStyle w:val="BodyText"/>
        <w:rPr/>
      </w:pPr>
      <w:r>
        <w:rPr/>
        <w:t>Lorsque l’ouvrage est d’une rigidité telle que les déformations attendues sont du même ordre de grandeur que la précision des mesures, la mise en charge est réalisée sans mesure des déformées. Dans ces cas (ex.: ouvrage de faible portée, voûte...), d’autres contrôles sont définis au CSC; par ex.: relevé des fissures…</w:t>
      </w:r>
    </w:p>
    <w:p>
      <w:pPr>
        <w:pStyle w:val="BodyText"/>
        <w:rPr/>
      </w:pPr>
      <w:r>
        <w:rPr/>
      </w:r>
    </w:p>
    <w:p>
      <w:pPr>
        <w:pStyle w:val="BodyText"/>
        <w:rPr/>
      </w:pPr>
      <w:r>
        <w:rPr/>
        <w:t>Si les surcharges mobiles sont négligeables par rapport aux charges permanentes (p.e. pont sous remblai de forte épaisseur), le CSC peut renoncer aux épreuves de mise en charge.</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K. 11.4. Epreuve de mise en charge - Paiement</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pBdr>
          <w:top w:val="single" w:sz="12" w:space="1" w:color="000000"/>
          <w:left w:val="single" w:sz="12" w:space="4" w:color="000000"/>
          <w:bottom w:val="single" w:sz="12" w:space="1" w:color="000000"/>
          <w:right w:val="single" w:sz="12" w:space="4" w:color="000000"/>
        </w:pBdr>
        <w:spacing w:lineRule="atLeast" w:line="300"/>
        <w:ind w:hanging="0" w:start="0"/>
        <w:jc w:val="both"/>
        <w:rPr>
          <w:color w:val="000000"/>
        </w:rPr>
      </w:pPr>
      <w:r>
        <w:rPr>
          <w:color w:val="000000"/>
        </w:rPr>
        <w:t>Préciser le mode de paiement s’il diffère de celui du K. 11.4.</w:t>
      </w:r>
    </w:p>
    <w:p>
      <w:pPr>
        <w:pStyle w:val="Heading1"/>
        <w:ind w:hanging="0" w:start="0"/>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1"/>
        <w:ind w:hanging="0" w:start="0"/>
        <w:rPr/>
      </w:pPr>
      <w:r>
        <w:rPr/>
        <w:t>K. 12.1. REPERES TOPOGRAPHIQUES</w:t>
      </w:r>
    </w:p>
    <w:p>
      <w:pPr>
        <w:pStyle w:val="Normal"/>
        <w:numPr>
          <w:ilvl w:val="0"/>
          <w:numId w:val="0"/>
        </w:numPr>
        <w:spacing w:lineRule="atLeast" w:line="300"/>
        <w:ind w:hanging="0" w:start="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t>Le choix des emplacements pour les repères et les balises de référence se fait sur base du règlement de gestion des ouvrages d'art.</w:t>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jc w:val="both"/>
        <w:rPr/>
      </w:pPr>
      <w:r>
        <w:rPr>
          <w:color w:val="000000"/>
        </w:rPr>
        <w:t>L'assistance de la Direction de l'Expertise des Ouvrages du SPW M&amp;I peut être sollicitée.</w:t>
      </w:r>
    </w:p>
    <w:p>
      <w:pPr>
        <w:pStyle w:val="Normal"/>
        <w:numPr>
          <w:ilvl w:val="0"/>
          <w:numId w:val="0"/>
        </w:numPr>
        <w:pBdr>
          <w:top w:val="single" w:sz="12" w:space="1" w:color="000000"/>
          <w:left w:val="single" w:sz="12" w:space="4" w:color="000000"/>
          <w:bottom w:val="single" w:sz="12" w:space="1" w:color="000000"/>
          <w:right w:val="single" w:sz="12" w:space="4" w:color="000000"/>
        </w:pBd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K. 12.2. Gaine et ancrage pour canalisations diverses</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pBdr>
          <w:top w:val="single" w:sz="12" w:space="1" w:color="000000"/>
          <w:left w:val="single" w:sz="12" w:space="4" w:color="000000"/>
          <w:bottom w:val="single" w:sz="12" w:space="1" w:color="000000"/>
          <w:right w:val="single" w:sz="12" w:space="4" w:color="000000"/>
        </w:pBdr>
        <w:spacing w:lineRule="atLeast" w:line="300"/>
        <w:ind w:hanging="0" w:start="0"/>
        <w:jc w:val="both"/>
        <w:rPr>
          <w:color w:val="000000"/>
        </w:rPr>
      </w:pPr>
      <w:r>
        <w:rPr>
          <w:color w:val="000000"/>
        </w:rPr>
        <w:t>Indiquer les prescriptions nécessaires.</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K. 12.3. Dispositifs de destruction</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pBdr>
          <w:top w:val="single" w:sz="12" w:space="1" w:color="000000"/>
          <w:left w:val="single" w:sz="12" w:space="4" w:color="000000"/>
          <w:bottom w:val="single" w:sz="12" w:space="1" w:color="000000"/>
          <w:right w:val="single" w:sz="12" w:space="4" w:color="000000"/>
        </w:pBdr>
        <w:spacing w:lineRule="atLeast" w:line="300"/>
        <w:ind w:hanging="0" w:start="0"/>
        <w:jc w:val="both"/>
        <w:rPr/>
      </w:pPr>
      <w:r>
        <w:rPr>
          <w:color w:val="000000"/>
        </w:rPr>
        <w:t>Indiquer les prescriptions nécessaires.</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K. 12.4. Taques amovibles</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pBdr>
          <w:top w:val="single" w:sz="12" w:space="1" w:color="000000"/>
          <w:left w:val="single" w:sz="12" w:space="4" w:color="000000"/>
          <w:bottom w:val="single" w:sz="12" w:space="1" w:color="000000"/>
          <w:right w:val="single" w:sz="12" w:space="4" w:color="000000"/>
        </w:pBdr>
        <w:spacing w:lineRule="atLeast" w:line="300"/>
        <w:ind w:hanging="0" w:start="0"/>
        <w:jc w:val="both"/>
        <w:rPr>
          <w:color w:val="000000"/>
        </w:rPr>
      </w:pPr>
      <w:r>
        <w:rPr>
          <w:color w:val="000000"/>
        </w:rPr>
        <w:t>Indiquer les prescriptions nécessaires.</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K. 12.5. Dispositifs d'ancrage pour poteau d'éclairage, écran anti-bruit, portiques de signalisation ...</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pBdr>
          <w:top w:val="single" w:sz="12" w:space="1" w:color="000000"/>
          <w:left w:val="single" w:sz="12" w:space="4" w:color="000000"/>
          <w:bottom w:val="single" w:sz="12" w:space="1" w:color="000000"/>
          <w:right w:val="single" w:sz="12" w:space="4" w:color="000000"/>
        </w:pBdr>
        <w:spacing w:lineRule="atLeast" w:line="300"/>
        <w:ind w:hanging="0" w:start="0"/>
        <w:jc w:val="both"/>
        <w:rPr>
          <w:color w:val="000000"/>
        </w:rPr>
      </w:pPr>
      <w:r>
        <w:rPr>
          <w:color w:val="000000"/>
        </w:rPr>
        <w:t>Indiquer les prescriptions nécessaires.</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K. 12.6. Guidage et protection pour la navigation</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pBdr>
          <w:top w:val="single" w:sz="12" w:space="1" w:color="000000"/>
          <w:left w:val="single" w:sz="12" w:space="4" w:color="000000"/>
          <w:bottom w:val="single" w:sz="12" w:space="1" w:color="000000"/>
          <w:right w:val="single" w:sz="12" w:space="4" w:color="000000"/>
        </w:pBdr>
        <w:spacing w:lineRule="atLeast" w:line="300"/>
        <w:ind w:hanging="0" w:start="0"/>
        <w:jc w:val="both"/>
        <w:rPr>
          <w:color w:val="000000"/>
        </w:rPr>
      </w:pPr>
      <w:r>
        <w:rPr>
          <w:color w:val="000000"/>
        </w:rPr>
        <w:t>Indiquer les prescriptions nécessaires.</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K. 12.7. Décoration</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pBdr>
          <w:top w:val="single" w:sz="12" w:space="1" w:color="000000"/>
          <w:left w:val="single" w:sz="12" w:space="4" w:color="000000"/>
          <w:bottom w:val="single" w:sz="12" w:space="1" w:color="000000"/>
          <w:right w:val="single" w:sz="12" w:space="4" w:color="000000"/>
        </w:pBdr>
        <w:spacing w:lineRule="atLeast" w:line="300"/>
        <w:ind w:hanging="0" w:start="0"/>
        <w:jc w:val="both"/>
        <w:rPr>
          <w:color w:val="000000"/>
        </w:rPr>
      </w:pPr>
      <w:r>
        <w:rPr>
          <w:color w:val="000000"/>
        </w:rPr>
        <w:t>Indiquer les prescriptions nécessaires.</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K. 12.8.2. Etablissement de notes de calcul – Clauses techniques</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pPr>
      <w:r>
        <w:rPr>
          <w:i/>
          <w:color w:val="000000"/>
        </w:rPr>
        <w:t>Le CCT préconise l’usage des eurocodes structurels. Toutefois dans certains projets, notamment en cas de réparation, il peut être judicieux de se référer aux normes de calcul utilisées pour le projet d’origine.</w:t>
      </w:r>
    </w:p>
    <w:p>
      <w:pPr>
        <w:pStyle w:val="Normal"/>
        <w:numPr>
          <w:ilvl w:val="0"/>
          <w:numId w:val="0"/>
        </w:numPr>
        <w:spacing w:lineRule="atLeast" w:line="300"/>
        <w:ind w:hanging="0" w:start="0"/>
        <w:jc w:val="both"/>
        <w:rPr>
          <w:i/>
          <w:color w:val="000000"/>
        </w:rPr>
      </w:pPr>
      <w:r>
        <w:rPr>
          <w:i/>
          <w:color w:val="000000"/>
        </w:rPr>
      </w:r>
    </w:p>
    <w:p>
      <w:pPr>
        <w:pStyle w:val="Puces2"/>
        <w:numPr>
          <w:ilvl w:val="0"/>
          <w:numId w:val="6"/>
        </w:numPr>
        <w:ind w:hanging="0" w:start="0"/>
        <w:rPr/>
      </w:pPr>
      <w:r>
        <w:rPr/>
        <w:t>Indiquer éventuellement que le véhicule de service du § 5.3.2.3 de la norme EN 1991-3 n’est pas considéré comme une charge accidentelle.</w:t>
      </w:r>
    </w:p>
    <w:p>
      <w:pPr>
        <w:pStyle w:val="Puces2"/>
        <w:numPr>
          <w:ilvl w:val="0"/>
          <w:numId w:val="6"/>
        </w:numPr>
        <w:ind w:hanging="0" w:start="0"/>
        <w:rPr/>
      </w:pPr>
      <w:r>
        <w:rPr/>
        <w:t>Indiquer éventuellement la réserve de profilage si elle diffère de 1 kPa.</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K. 12.8.4. Etablissement de notes de calcul – Paiement</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pBdr>
          <w:top w:val="single" w:sz="12" w:space="1" w:color="000000"/>
          <w:left w:val="single" w:sz="12" w:space="4" w:color="000000"/>
          <w:bottom w:val="single" w:sz="12" w:space="1" w:color="000000"/>
          <w:right w:val="single" w:sz="12" w:space="4" w:color="000000"/>
        </w:pBdr>
        <w:spacing w:lineRule="atLeast" w:line="300"/>
        <w:ind w:hanging="0" w:start="0"/>
        <w:jc w:val="both"/>
        <w:rPr/>
      </w:pPr>
      <w:r>
        <w:rPr>
          <w:color w:val="000000"/>
        </w:rPr>
        <w:t>Indiquer éventuellement que la fourniture de notes de calcul fait l’objet d’un poste spécifique au métré.</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p>
      <w:pPr>
        <w:pStyle w:val="Heading1"/>
        <w:ind w:hanging="0" w:start="0"/>
        <w:rPr/>
      </w:pPr>
      <w:r>
        <w:rPr/>
        <w:t>K. 12.9. DOCUMENTS A REMETTRE</w:t>
      </w:r>
    </w:p>
    <w:p>
      <w:pPr>
        <w:pStyle w:val="Normal"/>
        <w:numPr>
          <w:ilvl w:val="0"/>
          <w:numId w:val="0"/>
        </w:numPr>
        <w:spacing w:lineRule="atLeast" w:line="300"/>
        <w:ind w:hanging="0" w:start="0"/>
        <w:jc w:val="both"/>
        <w:rPr>
          <w:color w:val="000000"/>
        </w:rPr>
      </w:pPr>
      <w:r>
        <w:rPr>
          <w:color w:val="000000"/>
        </w:rPr>
      </w:r>
    </w:p>
    <w:p>
      <w:pPr>
        <w:pStyle w:val="Normal"/>
        <w:jc w:val="both"/>
        <w:rPr>
          <w:i/>
          <w:color w:val="000000"/>
        </w:rPr>
      </w:pPr>
      <w:r>
        <w:rPr>
          <w:i/>
          <w:color w:val="000000"/>
        </w:rPr>
        <w:t xml:space="preserve">Conformément au CGC (art. 4 § 2), l’adjudicataire établit à ses frais tous les plans de détail et d’exécution qui lui sont nécessaires pour mener le marché à bonne fin; ceci s’applique également aux autres documents et objets que l’adjudicataire établit ou fabrique pour mener à bien l’exécution du marché.  </w:t>
      </w:r>
    </w:p>
    <w:p>
      <w:pPr>
        <w:pStyle w:val="Normal"/>
        <w:numPr>
          <w:ilvl w:val="0"/>
          <w:numId w:val="0"/>
        </w:numPr>
        <w:spacing w:lineRule="atLeast" w:line="300"/>
        <w:ind w:hanging="0" w:start="0"/>
        <w:jc w:val="both"/>
        <w:rPr/>
      </w:pPr>
      <w:r>
        <w:rPr>
          <w:i/>
          <w:color w:val="000000"/>
        </w:rPr>
        <w:t xml:space="preserve">Toutefois dans certains projets, il peut être judicieux de spécifier dans quelles mesures des plans qualité sont requis et à charge ou non de l’adjudicataire. </w:t>
      </w:r>
    </w:p>
    <w:p>
      <w:pPr>
        <w:pStyle w:val="Normal"/>
        <w:jc w:val="both"/>
        <w:rPr>
          <w:i/>
          <w:color w:val="000000"/>
        </w:rPr>
      </w:pPr>
      <w:r>
        <w:rPr>
          <w:i/>
          <w:color w:val="000000"/>
        </w:rPr>
      </w:r>
    </w:p>
    <w:p>
      <w:pPr>
        <w:pStyle w:val="Normal"/>
        <w:jc w:val="both"/>
        <w:rPr/>
      </w:pPr>
      <w:r>
        <w:rPr>
          <w:i/>
          <w:color w:val="000000"/>
        </w:rPr>
        <w:t>Le CSC précise quels sont les plans "as built" requis (plans généraux, de détails, d’éléments constitutifs). Une attention particulière s’impose notamment en cas de réparation, où la situation réelle modifie régulièrement le projet d’origine.</w:t>
      </w:r>
    </w:p>
    <w:p>
      <w:pPr>
        <w:pStyle w:val="Normal"/>
        <w:jc w:val="both"/>
        <w:rPr>
          <w:i/>
          <w:color w:val="000000"/>
        </w:rPr>
      </w:pPr>
      <w:r>
        <w:rPr>
          <w:i/>
          <w:color w:val="000000"/>
        </w:rPr>
        <w:t>La fourniture des plans « as built » fait l’objet d’un poste au metré.</w:t>
      </w:r>
    </w:p>
    <w:p>
      <w:pPr>
        <w:pStyle w:val="Normal"/>
        <w:numPr>
          <w:ilvl w:val="0"/>
          <w:numId w:val="0"/>
        </w:numPr>
        <w:spacing w:lineRule="atLeast" w:line="300"/>
        <w:ind w:hanging="0" w:start="0"/>
        <w:jc w:val="both"/>
        <w:rPr>
          <w:i/>
          <w:color w:val="000000"/>
        </w:rPr>
      </w:pPr>
      <w:r>
        <w:rPr>
          <w:i/>
          <w:color w:val="000000"/>
        </w:rPr>
      </w:r>
    </w:p>
    <w:p>
      <w:pPr>
        <w:pStyle w:val="Puces2"/>
        <w:numPr>
          <w:ilvl w:val="0"/>
          <w:numId w:val="6"/>
        </w:numPr>
        <w:ind w:hanging="0" w:start="0"/>
        <w:rPr/>
      </w:pPr>
      <w:r>
        <w:rPr/>
        <w:t>Indiquer quels sont les plans "as built" requis, ainsi que le nombre d’exemplaires.</w:t>
      </w:r>
    </w:p>
    <w:p>
      <w:pPr>
        <w:pStyle w:val="Puces2"/>
        <w:numPr>
          <w:ilvl w:val="0"/>
          <w:numId w:val="6"/>
        </w:numPr>
        <w:ind w:hanging="0" w:start="0"/>
        <w:rPr/>
      </w:pPr>
      <w:r>
        <w:rPr/>
        <w:t>Indiquer éventuellement les plans d’assurance qualité requis.</w:t>
      </w:r>
    </w:p>
    <w:p>
      <w:pPr>
        <w:pStyle w:val="Puces2"/>
        <w:numPr>
          <w:ilvl w:val="0"/>
          <w:numId w:val="6"/>
        </w:numPr>
        <w:ind w:hanging="0" w:start="0"/>
        <w:rPr/>
      </w:pPr>
      <w:r>
        <w:rPr/>
        <w:t>Rappeler, le cas échéant, l’obligation de fournir un registre des compositions de béton.</w:t>
      </w:r>
    </w:p>
    <w:p>
      <w:pPr>
        <w:pStyle w:val="Normal"/>
        <w:numPr>
          <w:ilvl w:val="0"/>
          <w:numId w:val="0"/>
        </w:numPr>
        <w:spacing w:lineRule="atLeast" w:line="300"/>
        <w:ind w:hanging="0" w:start="0"/>
        <w:jc w:val="both"/>
        <w:rPr>
          <w:color w:val="000000"/>
        </w:rPr>
      </w:pPr>
      <w:r>
        <w:rPr>
          <w:color w:val="000000"/>
        </w:rPr>
      </w:r>
    </w:p>
    <w:p>
      <w:pPr>
        <w:pStyle w:val="Normal"/>
        <w:numPr>
          <w:ilvl w:val="0"/>
          <w:numId w:val="0"/>
        </w:numPr>
        <w:spacing w:lineRule="atLeast" w:line="300"/>
        <w:ind w:hanging="0" w:start="0"/>
        <w:jc w:val="both"/>
        <w:rPr>
          <w:color w:val="000000"/>
        </w:rPr>
      </w:pPr>
      <w:r>
        <w:rPr>
          <w:color w:val="000000"/>
        </w:rPr>
      </w:r>
    </w:p>
    <w:sectPr>
      <w:headerReference w:type="default" r:id="rId23"/>
      <w:footerReference w:type="default" r:id="rId24"/>
      <w:type w:val="nextPage"/>
      <w:pgSz w:w="11906" w:h="16838"/>
      <w:pgMar w:left="1304" w:right="1304" w:gutter="0" w:header="72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Liberation Sans">
    <w:altName w:val="Arial"/>
    <w:charset w:val="01" w:characterSet="utf-8"/>
    <w:family w:val="swiss"/>
    <w:pitch w:val="variable"/>
  </w:font>
  <w:font w:name="Elite">
    <w:altName w:val="Courier New"/>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Arial" w:ascii="Arial" w:hAnsi="Arial"/>
        <w:color w:val="000000"/>
        <w:sz w:val="20"/>
      </w:rPr>
      <w:t xml:space="preserve">Modèle de CSC du Chapitre K – Version du 01/07/2025 – Page </w:t>
    </w:r>
    <w:r>
      <w:rPr>
        <w:rFonts w:cs="Arial" w:ascii="Arial" w:hAnsi="Arial"/>
        <w:color w:val="000000"/>
        <w:sz w:val="20"/>
      </w:rPr>
      <w:fldChar w:fldCharType="begin"/>
    </w:r>
    <w:r>
      <w:rPr>
        <w:rFonts w:cs="Arial" w:ascii="Arial" w:hAnsi="Arial"/>
        <w:color w:val="000000"/>
        <w:sz w:val="20"/>
      </w:rPr>
      <w:instrText xml:space="preserve"> PAGE </w:instrText>
    </w:r>
    <w:r>
      <w:rPr>
        <w:rFonts w:cs="Arial" w:ascii="Arial" w:hAnsi="Arial"/>
        <w:color w:val="000000"/>
        <w:sz w:val="20"/>
      </w:rPr>
      <w:fldChar w:fldCharType="separate"/>
    </w:r>
    <w:r>
      <w:rPr>
        <w:rFonts w:cs="Arial" w:ascii="Arial" w:hAnsi="Arial"/>
        <w:color w:val="000000"/>
        <w:sz w:val="20"/>
      </w:rPr>
      <w:t>22</w:t>
    </w:r>
    <w:r>
      <w:rPr>
        <w:rFonts w:cs="Arial" w:ascii="Arial" w:hAnsi="Arial"/>
        <w:color w:val="000000"/>
        <w:sz w:val="20"/>
      </w:rPr>
      <w:fldChar w:fldCharType="end"/>
    </w:r>
    <w:r>
      <w:rPr>
        <w:rFonts w:cs="Arial" w:ascii="Arial" w:hAnsi="Arial"/>
        <w:color w:val="000000"/>
        <w:sz w:val="20"/>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both"/>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bullet"/>
      <w:lvlText w:val=""/>
      <w:lvlJc w:val="start"/>
      <w:pPr>
        <w:tabs>
          <w:tab w:val="num" w:pos="360"/>
        </w:tabs>
        <w:ind w:start="360" w:hanging="360"/>
      </w:pPr>
      <w:rPr>
        <w:rFonts w:ascii="Symbol" w:hAnsi="Symbol" w:cs="Symbol" w:hint="default"/>
      </w:rPr>
    </w:lvl>
  </w:abstractNum>
  <w:abstractNum w:abstractNumId="4">
    <w:lvl w:ilvl="0">
      <w:numFmt w:val="bullet"/>
      <w:lvlText w:val="-"/>
      <w:lvlJc w:val="start"/>
      <w:pPr>
        <w:tabs>
          <w:tab w:val="num" w:pos="360"/>
        </w:tabs>
        <w:ind w:start="360" w:hanging="360"/>
      </w:pPr>
      <w:rPr>
        <w:rFonts w:ascii="Liberation Serif" w:hAnsi="Liberation Serif" w:cs="Liberation Serif" w:hint="default"/>
      </w:rPr>
    </w:lvl>
  </w:abstractNum>
  <w:abstractNum w:abstractNumId="5">
    <w:lvl w:ilvl="0">
      <w:numFmt w:val="bullet"/>
      <w:lvlText w:val="–"/>
      <w:lvlJc w:val="start"/>
      <w:pPr>
        <w:tabs>
          <w:tab w:val="num" w:pos="360"/>
        </w:tabs>
        <w:ind w:start="360" w:hanging="360"/>
      </w:pPr>
      <w:rPr>
        <w:rFonts w:ascii="Arial" w:hAnsi="Arial" w:cs="Arial" w:hint="default"/>
      </w:rPr>
    </w:lvl>
  </w:abstractNum>
  <w:abstractNum w:abstractNumId="6">
    <w:lvl w:ilvl="0">
      <w:start w:val="1"/>
      <w:numFmt w:val="bullet"/>
      <w:lvlText w:val="–"/>
      <w:lvlJc w:val="start"/>
      <w:pPr>
        <w:tabs>
          <w:tab w:val="num" w:pos="360"/>
        </w:tabs>
        <w:ind w:start="360" w:hanging="360"/>
      </w:pPr>
      <w:rPr>
        <w:rFonts w:ascii="Arial" w:hAnsi="Arial" w:cs="Arial" w:hint="default"/>
      </w:rPr>
    </w:lvl>
  </w:abstractNum>
  <w:abstractNum w:abstractNumId="7">
    <w:lvl w:ilvl="0">
      <w:numFmt w:val="bullet"/>
      <w:lvlText w:val="–"/>
      <w:lvlJc w:val="start"/>
      <w:pPr>
        <w:tabs>
          <w:tab w:val="num" w:pos="360"/>
        </w:tabs>
        <w:ind w:start="360" w:hanging="360"/>
      </w:pPr>
      <w:rPr>
        <w:rFonts w:ascii="Arial" w:hAnsi="Arial" w:cs="Aria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revisionView w:insDel="0" w:formatting="0"/>
  <w:defaultTabStop w:val="567"/>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bidi w:val="0"/>
      <w:spacing w:lineRule="exact" w:line="312"/>
    </w:pPr>
    <w:rPr>
      <w:rFonts w:ascii="Times New Roman" w:hAnsi="Times New Roman" w:eastAsia="Times New Roman" w:cs="Times New Roman"/>
      <w:color w:val="00FFFF"/>
      <w:sz w:val="24"/>
      <w:szCs w:val="20"/>
      <w:lang w:val="fr-FR" w:bidi="ar-SA" w:eastAsia="zh-CN"/>
    </w:rPr>
  </w:style>
  <w:style w:type="paragraph" w:styleId="Heading1">
    <w:name w:val="heading 1"/>
    <w:basedOn w:val="Normal"/>
    <w:next w:val="Normal"/>
    <w:qFormat/>
    <w:pPr>
      <w:numPr>
        <w:ilvl w:val="0"/>
        <w:numId w:val="1"/>
      </w:numPr>
      <w:spacing w:lineRule="atLeast" w:line="300"/>
      <w:jc w:val="both"/>
      <w:outlineLvl w:val="0"/>
    </w:pPr>
    <w:rPr>
      <w:b/>
      <w:caps/>
      <w:color w:val="auto"/>
    </w:rPr>
  </w:style>
  <w:style w:type="paragraph" w:styleId="Heading2">
    <w:name w:val="heading 2"/>
    <w:basedOn w:val="Normal"/>
    <w:next w:val="Normal"/>
    <w:qFormat/>
    <w:pPr>
      <w:keepNext w:val="true"/>
      <w:numPr>
        <w:ilvl w:val="1"/>
        <w:numId w:val="1"/>
      </w:numPr>
      <w:jc w:val="both"/>
      <w:outlineLvl w:val="1"/>
    </w:pPr>
    <w:rPr>
      <w:b/>
      <w:color w:val="auto"/>
    </w:rPr>
  </w:style>
  <w:style w:type="paragraph" w:styleId="Heading3">
    <w:name w:val="heading 3"/>
    <w:basedOn w:val="Normal"/>
    <w:next w:val="Normal"/>
    <w:qFormat/>
    <w:pPr>
      <w:keepNext w:val="true"/>
      <w:numPr>
        <w:ilvl w:val="2"/>
        <w:numId w:val="1"/>
      </w:numPr>
      <w:pBdr>
        <w:top w:val="single" w:sz="12" w:space="1" w:color="000000"/>
        <w:left w:val="single" w:sz="12" w:space="4" w:color="000000"/>
        <w:bottom w:val="single" w:sz="12" w:space="1" w:color="000000"/>
        <w:right w:val="single" w:sz="12" w:space="4" w:color="000000"/>
      </w:pBdr>
      <w:jc w:val="both"/>
      <w:outlineLvl w:val="2"/>
    </w:pPr>
    <w:rPr>
      <w:b/>
      <w:color w:val="auto"/>
      <w:u w:val="single"/>
    </w:rPr>
  </w:style>
  <w:style w:type="paragraph" w:styleId="Heading4">
    <w:name w:val="heading 4"/>
    <w:basedOn w:val="Normal"/>
    <w:next w:val="Normal"/>
    <w:qFormat/>
    <w:pPr>
      <w:keepNext w:val="true"/>
      <w:numPr>
        <w:ilvl w:val="3"/>
        <w:numId w:val="1"/>
      </w:numPr>
      <w:outlineLvl w:val="3"/>
    </w:pPr>
    <w:rPr>
      <w:b/>
      <w:color w:val="auto"/>
    </w:rPr>
  </w:style>
  <w:style w:type="paragraph" w:styleId="Heading5">
    <w:name w:val="heading 5"/>
    <w:basedOn w:val="Normal"/>
    <w:next w:val="Normal"/>
    <w:qFormat/>
    <w:pPr>
      <w:keepNext w:val="true"/>
      <w:numPr>
        <w:ilvl w:val="4"/>
        <w:numId w:val="1"/>
      </w:numPr>
      <w:outlineLvl w:val="4"/>
    </w:pPr>
    <w:rPr>
      <w:i/>
      <w:color w:val="auto"/>
      <w:u w:val="single"/>
    </w:rPr>
  </w:style>
  <w:style w:type="paragraph" w:styleId="Heading6">
    <w:name w:val="heading 6"/>
    <w:basedOn w:val="Normal"/>
    <w:next w:val="Normal"/>
    <w:qFormat/>
    <w:pPr>
      <w:keepNext w:val="true"/>
      <w:numPr>
        <w:ilvl w:val="5"/>
        <w:numId w:val="1"/>
      </w:numPr>
      <w:jc w:val="both"/>
      <w:outlineLvl w:val="5"/>
    </w:pPr>
    <w:rPr>
      <w:i/>
      <w:color w:val="auto"/>
      <w:u w:val="single"/>
    </w:rPr>
  </w:style>
  <w:style w:type="paragraph" w:styleId="Heading7">
    <w:name w:val="heading 7"/>
    <w:basedOn w:val="Normal"/>
    <w:next w:val="Normal"/>
    <w:qFormat/>
    <w:pPr>
      <w:keepNext w:val="true"/>
      <w:numPr>
        <w:ilvl w:val="6"/>
        <w:numId w:val="1"/>
      </w:numPr>
      <w:jc w:val="center"/>
      <w:outlineLvl w:val="6"/>
    </w:pPr>
    <w:rPr>
      <w:b/>
      <w:color w:val="auto"/>
    </w:rPr>
  </w:style>
  <w:style w:type="paragraph" w:styleId="Heading8">
    <w:name w:val="heading 8"/>
    <w:basedOn w:val="Normal"/>
    <w:next w:val="Normal"/>
    <w:qFormat/>
    <w:pPr>
      <w:keepNext w:val="true"/>
      <w:numPr>
        <w:ilvl w:val="7"/>
        <w:numId w:val="1"/>
      </w:numPr>
      <w:tabs>
        <w:tab w:val="clear" w:pos="567"/>
        <w:tab w:val="left" w:pos="1843" w:leader="none"/>
        <w:tab w:val="left" w:pos="6521" w:leader="none"/>
      </w:tabs>
      <w:spacing w:lineRule="atLeast" w:line="300"/>
      <w:outlineLvl w:val="7"/>
    </w:pPr>
    <w:rPr>
      <w:i/>
      <w:color w:val="auto"/>
    </w:rPr>
  </w:style>
  <w:style w:type="paragraph" w:styleId="Heading9">
    <w:name w:val="heading 9"/>
    <w:basedOn w:val="Normal"/>
    <w:next w:val="Normal"/>
    <w:qFormat/>
    <w:pPr>
      <w:keepNext w:val="true"/>
      <w:numPr>
        <w:ilvl w:val="8"/>
        <w:numId w:val="1"/>
      </w:numPr>
      <w:spacing w:lineRule="atLeast" w:line="300"/>
      <w:jc w:val="both"/>
      <w:outlineLvl w:val="8"/>
    </w:pPr>
    <w:rPr>
      <w:i/>
      <w:color w:val="auto"/>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style>
  <w:style w:type="character" w:styleId="WW8Num4z0">
    <w:name w:val="WW8Num4z0"/>
    <w:qFormat/>
    <w:rPr>
      <w:rFonts w:ascii="Arial" w:hAnsi="Arial" w:cs="Arial"/>
    </w:rPr>
  </w:style>
  <w:style w:type="character" w:styleId="WW8Num5z0">
    <w:name w:val="WW8Num5z0"/>
    <w:qFormat/>
    <w:rPr>
      <w:rFonts w:ascii="Symbol" w:hAnsi="Symbol" w:cs="Symbol"/>
    </w:rPr>
  </w:style>
  <w:style w:type="character" w:styleId="WW8Num6z0">
    <w:name w:val="WW8Num6z0"/>
    <w:qFormat/>
    <w:rPr>
      <w:rFonts w:ascii="Arial" w:hAnsi="Arial" w:cs="Arial"/>
    </w:rPr>
  </w:style>
  <w:style w:type="character" w:styleId="WW8Num7z0">
    <w:name w:val="WW8Num7z0"/>
    <w:qFormat/>
    <w:rPr>
      <w:rFonts w:ascii="Arial" w:hAnsi="Arial" w:cs="Arial"/>
    </w:rPr>
  </w:style>
  <w:style w:type="character" w:styleId="WW8Num8z0">
    <w:name w:val="WW8Num8z0"/>
    <w:qFormat/>
    <w:rPr>
      <w:rFonts w:ascii="Wingdings" w:hAnsi="Wingdings" w:cs="Wingdings"/>
    </w:rPr>
  </w:style>
  <w:style w:type="character" w:styleId="WW8Num8z1">
    <w:name w:val="WW8Num8z1"/>
    <w:qFormat/>
    <w:rPr>
      <w:rFonts w:ascii="Courier New" w:hAnsi="Courier New" w:cs="Wingdings"/>
    </w:rPr>
  </w:style>
  <w:style w:type="character" w:styleId="WW8Num8z3">
    <w:name w:val="WW8Num8z3"/>
    <w:qFormat/>
    <w:rPr>
      <w:rFonts w:ascii="Symbol" w:hAnsi="Symbol" w:cs="Symbol"/>
    </w:rPr>
  </w:style>
  <w:style w:type="character" w:styleId="WW8Num9z0">
    <w:name w:val="WW8Num9z0"/>
    <w:qFormat/>
    <w:rPr>
      <w:rFonts w:ascii="Arial" w:hAnsi="Arial" w:cs="Arial"/>
    </w:rPr>
  </w:style>
  <w:style w:type="character" w:styleId="Policepardfaut">
    <w:name w:val="Police par défaut"/>
    <w:qFormat/>
    <w:rPr/>
  </w:style>
  <w:style w:type="character" w:styleId="FootnoteCharacters">
    <w:name w:val="Footnote Characters"/>
    <w:qFormat/>
    <w:rPr>
      <w:vertAlign w:val="superscript"/>
    </w:rPr>
  </w:style>
  <w:style w:type="character" w:styleId="PageNumber">
    <w:name w:val="page number"/>
    <w:basedOn w:val="Policepardfaut"/>
    <w:rPr/>
  </w:style>
  <w:style w:type="character" w:styleId="Marquedecommentaire">
    <w:name w:val="Marque de commentaire"/>
    <w:qFormat/>
    <w:rPr>
      <w:sz w:val="16"/>
      <w:szCs w:val="16"/>
    </w:rPr>
  </w:style>
  <w:style w:type="character" w:styleId="TextedebullesCar">
    <w:name w:val="Texte de bulles Car"/>
    <w:qFormat/>
    <w:rPr>
      <w:rFonts w:ascii="Tahoma" w:hAnsi="Tahoma" w:cs="Tahoma"/>
      <w:color w:val="00FFFF"/>
      <w:sz w:val="16"/>
      <w:szCs w:val="16"/>
      <w:lang w:val="fr-FR"/>
    </w:rPr>
  </w:style>
  <w:style w:type="character" w:styleId="PieddepageCar">
    <w:name w:val="Pied de page Car"/>
    <w:qFormat/>
    <w:rPr>
      <w:color w:val="00FFFF"/>
      <w:sz w:val="24"/>
      <w:lang w:val="fr-FR"/>
    </w:rPr>
  </w:style>
  <w:style w:type="character" w:styleId="Titre1Car">
    <w:name w:val="Titre 1 Car"/>
    <w:qFormat/>
    <w:rPr>
      <w:b/>
      <w:caps/>
      <w:sz w:val="24"/>
      <w:lang w:val="fr-FR"/>
    </w:rPr>
  </w:style>
  <w:style w:type="character" w:styleId="Titre2Car">
    <w:name w:val="Titre 2 Car"/>
    <w:qFormat/>
    <w:rPr>
      <w:b/>
      <w:sz w:val="24"/>
      <w:lang w:val="fr-FR"/>
    </w:rPr>
  </w:style>
  <w:style w:type="character" w:styleId="Hyperlink">
    <w:name w:val="Hyperlink"/>
    <w:rPr>
      <w:color w:val="0563C1"/>
      <w:u w:val="single"/>
    </w:rPr>
  </w:style>
  <w:style w:type="character" w:styleId="CommentaireCar">
    <w:name w:val="Commentaire Car"/>
    <w:qFormat/>
    <w:rPr>
      <w:rFonts w:ascii="Arial" w:hAnsi="Arial" w:cs="Arial"/>
      <w:lang w:val="fr-FR"/>
    </w:rPr>
  </w:style>
  <w:style w:type="character" w:styleId="CorpsdetexteCar">
    <w:name w:val="Corps de texte Car"/>
    <w:qFormat/>
    <w:rPr>
      <w:i/>
      <w:sz w:val="24"/>
      <w:lang w:val="fr-F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i/>
      <w:color w:val="auto"/>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next w:val="Normal"/>
    <w:pPr>
      <w:widowControl/>
      <w:bidi w:val="0"/>
      <w:spacing w:lineRule="exact" w:line="240" w:before="0" w:after="480"/>
      <w:jc w:val="center"/>
    </w:pPr>
    <w:rPr>
      <w:rFonts w:ascii="Elite;Courier New" w:hAnsi="Elite;Courier New" w:eastAsia="Times New Roman" w:cs="Elite;Courier New"/>
      <w:color w:val="auto"/>
      <w:sz w:val="24"/>
      <w:szCs w:val="20"/>
      <w:lang w:val="fr-FR" w:bidi="ar-SA" w:eastAsia="zh-CN"/>
    </w:rPr>
  </w:style>
  <w:style w:type="paragraph" w:styleId="concerne">
    <w:name w:val="concerne"/>
    <w:basedOn w:val="Normal"/>
    <w:qFormat/>
    <w:pPr>
      <w:spacing w:before="1440" w:after="0"/>
      <w:ind w:hanging="1134" w:start="1134" w:end="0"/>
    </w:pPr>
    <w:rPr>
      <w:b/>
    </w:rPr>
  </w:style>
  <w:style w:type="paragraph" w:styleId="texte">
    <w:name w:val="texte"/>
    <w:basedOn w:val="Normal"/>
    <w:qFormat/>
    <w:pPr>
      <w:ind w:firstLine="1134" w:start="0" w:end="0"/>
      <w:jc w:val="both"/>
    </w:pPr>
    <w:rPr/>
  </w:style>
  <w:style w:type="paragraph" w:styleId="adresse">
    <w:name w:val="adresse"/>
    <w:basedOn w:val="Normal"/>
    <w:qFormat/>
    <w:pPr>
      <w:tabs>
        <w:tab w:val="clear" w:pos="567"/>
        <w:tab w:val="left" w:pos="4820" w:leader="none"/>
      </w:tabs>
      <w:spacing w:before="1920" w:after="0"/>
      <w:ind w:hanging="0" w:start="4820" w:end="0"/>
    </w:pPr>
    <w:rPr/>
  </w:style>
  <w:style w:type="paragraph" w:styleId="signature">
    <w:name w:val="signature"/>
    <w:basedOn w:val="Normal"/>
    <w:qFormat/>
    <w:pPr>
      <w:tabs>
        <w:tab w:val="clear" w:pos="567"/>
        <w:tab w:val="left" w:pos="5670" w:leader="none"/>
      </w:tabs>
      <w:ind w:hanging="0" w:start="5670" w:end="0"/>
    </w:pPr>
    <w:rPr/>
  </w:style>
  <w:style w:type="paragraph" w:styleId="rfrence">
    <w:name w:val="référence"/>
    <w:basedOn w:val="Normal"/>
    <w:qFormat/>
    <w:pPr/>
    <w:rPr/>
  </w:style>
  <w:style w:type="paragraph" w:styleId="rapport">
    <w:name w:val="rapport"/>
    <w:basedOn w:val="Normal"/>
    <w:qFormat/>
    <w:pPr>
      <w:ind w:hanging="0" w:start="567" w:end="0"/>
    </w:pPr>
    <w:rPr/>
  </w:style>
  <w:style w:type="paragraph" w:styleId="FootnoteText">
    <w:name w:val="footnote text"/>
    <w:basedOn w:val="Normal"/>
    <w:pPr/>
    <w:rPr>
      <w:sz w:val="20"/>
    </w:rPr>
  </w:style>
  <w:style w:type="paragraph" w:styleId="Footer">
    <w:name w:val="footer"/>
    <w:basedOn w:val="Normal"/>
    <w:pPr>
      <w:tabs>
        <w:tab w:val="clear" w:pos="567"/>
        <w:tab w:val="center" w:pos="4536" w:leader="none"/>
        <w:tab w:val="right" w:pos="9072" w:leader="none"/>
      </w:tabs>
    </w:pPr>
    <w:rPr/>
  </w:style>
  <w:style w:type="paragraph" w:styleId="Corpsdetexte2">
    <w:name w:val="Corps de texte 2"/>
    <w:basedOn w:val="Normal"/>
    <w:qFormat/>
    <w:pPr>
      <w:pBdr>
        <w:top w:val="single" w:sz="12" w:space="1" w:color="000000"/>
        <w:left w:val="single" w:sz="12" w:space="1" w:color="000000"/>
        <w:bottom w:val="single" w:sz="12" w:space="1" w:color="000000"/>
        <w:right w:val="single" w:sz="12" w:space="1" w:color="000000"/>
      </w:pBdr>
      <w:jc w:val="both"/>
    </w:pPr>
    <w:rPr>
      <w:b/>
      <w:color w:val="auto"/>
    </w:rPr>
  </w:style>
  <w:style w:type="paragraph" w:styleId="Corpsdetexte3">
    <w:name w:val="Corps de texte 3"/>
    <w:basedOn w:val="Normal"/>
    <w:qFormat/>
    <w:pPr/>
    <w:rPr>
      <w:i/>
      <w:color w:val="auto"/>
    </w:rPr>
  </w:style>
  <w:style w:type="paragraph" w:styleId="BodyTextIndent">
    <w:name w:val="Body Text Indent"/>
    <w:basedOn w:val="Normal"/>
    <w:pPr>
      <w:tabs>
        <w:tab w:val="clear" w:pos="567"/>
        <w:tab w:val="left" w:pos="142" w:leader="none"/>
      </w:tabs>
      <w:spacing w:lineRule="atLeast" w:line="300"/>
      <w:ind w:hanging="0" w:start="360" w:end="0"/>
      <w:jc w:val="both"/>
    </w:pPr>
    <w:rPr>
      <w:i/>
      <w:color w:val="auto"/>
    </w:rPr>
  </w:style>
  <w:style w:type="paragraph" w:styleId="Puces1">
    <w:name w:val="Puces 1"/>
    <w:basedOn w:val="Normal"/>
    <w:qFormat/>
    <w:pPr>
      <w:numPr>
        <w:ilvl w:val="0"/>
        <w:numId w:val="6"/>
      </w:numPr>
      <w:tabs>
        <w:tab w:val="clear" w:pos="567"/>
        <w:tab w:val="left" w:pos="284" w:leader="none"/>
      </w:tabs>
      <w:spacing w:lineRule="atLeast" w:line="300"/>
      <w:jc w:val="both"/>
    </w:pPr>
    <w:rPr>
      <w:i/>
      <w:color w:val="auto"/>
    </w:rPr>
  </w:style>
  <w:style w:type="paragraph" w:styleId="Retraitcorpsdetexte2">
    <w:name w:val="Retrait corps de texte 2"/>
    <w:basedOn w:val="Normal"/>
    <w:qFormat/>
    <w:pPr>
      <w:tabs>
        <w:tab w:val="clear" w:pos="567"/>
        <w:tab w:val="left" w:pos="142" w:leader="none"/>
        <w:tab w:val="left" w:pos="284" w:leader="none"/>
      </w:tabs>
      <w:spacing w:lineRule="atLeast" w:line="300"/>
      <w:ind w:hanging="0" w:start="284" w:end="0"/>
      <w:jc w:val="both"/>
    </w:pPr>
    <w:rPr>
      <w:i/>
      <w:color w:val="auto"/>
    </w:rPr>
  </w:style>
  <w:style w:type="paragraph" w:styleId="Retraitcorpsdetexte3">
    <w:name w:val="Retrait corps de texte 3"/>
    <w:basedOn w:val="Normal"/>
    <w:qFormat/>
    <w:pPr>
      <w:tabs>
        <w:tab w:val="clear" w:pos="567"/>
        <w:tab w:val="left" w:pos="180" w:leader="none"/>
      </w:tabs>
      <w:spacing w:lineRule="atLeast" w:line="300"/>
      <w:ind w:hanging="0" w:start="357" w:end="0"/>
      <w:jc w:val="both"/>
    </w:pPr>
    <w:rPr>
      <w:i/>
      <w:color w:val="auto"/>
    </w:rPr>
  </w:style>
  <w:style w:type="paragraph" w:styleId="Puces2">
    <w:name w:val="Puces 2"/>
    <w:basedOn w:val="Puces1"/>
    <w:qFormat/>
    <w:pPr>
      <w:numPr>
        <w:ilvl w:val="0"/>
        <w:numId w:val="6"/>
      </w:numPr>
      <w:pBdr>
        <w:top w:val="single" w:sz="12" w:space="1" w:color="000000"/>
        <w:left w:val="single" w:sz="12" w:space="4" w:color="000000"/>
        <w:bottom w:val="single" w:sz="12" w:space="1" w:color="000000"/>
        <w:right w:val="single" w:sz="12" w:space="4" w:color="000000"/>
      </w:pBdr>
    </w:pPr>
    <w:rPr>
      <w:i w:val="false"/>
    </w:rPr>
  </w:style>
  <w:style w:type="paragraph" w:styleId="Commentaire">
    <w:name w:val="Commentaire"/>
    <w:basedOn w:val="Normal"/>
    <w:qFormat/>
    <w:pPr>
      <w:spacing w:lineRule="auto" w:line="240"/>
    </w:pPr>
    <w:rPr>
      <w:rFonts w:ascii="Arial" w:hAnsi="Arial" w:cs="Arial"/>
      <w:color w:val="auto"/>
      <w:sz w:val="20"/>
    </w:rPr>
  </w:style>
  <w:style w:type="paragraph" w:styleId="bar">
    <w:name w:val="baré"/>
    <w:basedOn w:val="Normal"/>
    <w:qFormat/>
    <w:pPr>
      <w:spacing w:lineRule="atLeast" w:line="300"/>
      <w:jc w:val="both"/>
    </w:pPr>
    <w:rPr>
      <w:i/>
      <w:strike/>
    </w:rPr>
  </w:style>
  <w:style w:type="paragraph" w:styleId="Textedebulles">
    <w:name w:val="Texte de bulles"/>
    <w:basedOn w:val="Normal"/>
    <w:qFormat/>
    <w:pPr>
      <w:spacing w:lineRule="auto" w:line="240"/>
    </w:pPr>
    <w:rPr>
      <w:rFonts w:ascii="Tahoma" w:hAnsi="Tahoma" w:cs="Tahoma"/>
      <w:sz w:val="16"/>
      <w:szCs w:val="16"/>
    </w:rPr>
  </w:style>
  <w:style w:type="paragraph" w:styleId="NormalWeb">
    <w:name w:val="Normal (Web)"/>
    <w:basedOn w:val="Normal"/>
    <w:qFormat/>
    <w:pPr>
      <w:spacing w:lineRule="auto" w:line="240" w:before="100" w:after="100"/>
    </w:pPr>
    <w:rPr>
      <w:color w:val="000000"/>
      <w:szCs w:val="24"/>
      <w:lang w:val="fr-B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qc.spw.wallonie.be/" TargetMode="External"/><Relationship Id="rId3" Type="http://schemas.openxmlformats.org/officeDocument/2006/relationships/image" Target="media/image1.png"/><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png"/><Relationship Id="rId12" Type="http://schemas.openxmlformats.org/officeDocument/2006/relationships/image" Target="media/image10.wmf"/><Relationship Id="rId13" Type="http://schemas.openxmlformats.org/officeDocument/2006/relationships/image" Target="media/image11.wmf"/><Relationship Id="rId14" Type="http://schemas.openxmlformats.org/officeDocument/2006/relationships/image" Target="media/image12.wmf"/><Relationship Id="rId15" Type="http://schemas.openxmlformats.org/officeDocument/2006/relationships/image" Target="media/image13.jpeg"/><Relationship Id="rId16" Type="http://schemas.openxmlformats.org/officeDocument/2006/relationships/image" Target="media/image13.jpeg"/><Relationship Id="rId17" Type="http://schemas.openxmlformats.org/officeDocument/2006/relationships/image" Target="media/image13.jpeg"/><Relationship Id="rId18" Type="http://schemas.openxmlformats.org/officeDocument/2006/relationships/image" Target="media/image13.jpeg"/><Relationship Id="rId19" Type="http://schemas.openxmlformats.org/officeDocument/2006/relationships/image" Target="media/image13.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2021-12-06T17:13:00Z</dcterms:created>
  <dc:creator>MRW</dc:creator>
  <dc:description/>
  <cp:keywords/>
  <dc:language>fr-FR</dc:language>
  <cp:lastModifiedBy>MICHAUX Gauthier</cp:lastModifiedBy>
  <cp:lastPrinted>2018-05-14T11:04:00Z</cp:lastPrinted>
  <dcterms:modified xsi:type="dcterms:W3CDTF">2025-12-08T12:49:00Z</dcterms:modified>
  <cp:revision>14</cp:revision>
  <dc:subject/>
  <dc:title>03.06.97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ActionId">
    <vt:lpwstr>4dc52a89-4cf0-4259-90a1-8d76aca4ec93</vt:lpwstr>
  </property>
  <property fmtid="{D5CDD505-2E9C-101B-9397-08002B2CF9AE}" pid="3" name="MSIP_Label_e72a09c5-6e26-4737-a926-47ef1ab198ae_ContentBits">
    <vt:lpwstr>8</vt:lpwstr>
  </property>
  <property fmtid="{D5CDD505-2E9C-101B-9397-08002B2CF9AE}" pid="4" name="MSIP_Label_e72a09c5-6e26-4737-a926-47ef1ab198ae_Enabled">
    <vt:lpwstr>true</vt:lpwstr>
  </property>
  <property fmtid="{D5CDD505-2E9C-101B-9397-08002B2CF9AE}" pid="5" name="MSIP_Label_e72a09c5-6e26-4737-a926-47ef1ab198ae_Method">
    <vt:lpwstr>Standard</vt:lpwstr>
  </property>
  <property fmtid="{D5CDD505-2E9C-101B-9397-08002B2CF9AE}" pid="6" name="MSIP_Label_e72a09c5-6e26-4737-a926-47ef1ab198ae_Name">
    <vt:lpwstr>e72a09c5-6e26-4737-a926-47ef1ab198ae</vt:lpwstr>
  </property>
  <property fmtid="{D5CDD505-2E9C-101B-9397-08002B2CF9AE}" pid="7" name="MSIP_Label_e72a09c5-6e26-4737-a926-47ef1ab198ae_SetDate">
    <vt:lpwstr>2021-12-06T15:13:00Z</vt:lpwstr>
  </property>
  <property fmtid="{D5CDD505-2E9C-101B-9397-08002B2CF9AE}" pid="8" name="MSIP_Label_e72a09c5-6e26-4737-a926-47ef1ab198ae_SiteId">
    <vt:lpwstr>1f816a84-7aa6-4a56-b22a-7b3452fa8681</vt:lpwstr>
  </property>
</Properties>
</file>