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G </w:t>
        <w:br/>
        <w:t>– Revêtements du CCT QUALIROUTES</w:t>
      </w:r>
    </w:p>
    <w:p>
      <w:pPr>
        <w:pStyle w:val="Normal"/>
        <w:spacing w:lineRule="atLeast" w:line="300"/>
        <w:jc w:val="both"/>
        <w:rPr>
          <w:b/>
          <w:color w:val="000000"/>
          <w:sz w:val="28"/>
        </w:rPr>
      </w:pPr>
      <w:r>
        <w:rPr>
          <w:b/>
          <w:color w:val="000000"/>
          <w:sz w:val="28"/>
        </w:rPr>
      </w:r>
    </w:p>
    <w:p>
      <w:pPr>
        <w:pStyle w:val="Normal"/>
        <w:spacing w:lineRule="atLeast" w:line="300"/>
        <w:rPr>
          <w:color w:val="000000"/>
        </w:rPr>
      </w:pPr>
      <w:r>
        <w:rPr>
          <w:color w:val="000000"/>
        </w:rPr>
      </w:r>
    </w:p>
    <w:p>
      <w:pPr>
        <w:pStyle w:val="Heading1"/>
        <w:ind w:hanging="0" w:start="0"/>
        <w:rPr/>
      </w:pPr>
      <w:r>
        <w:rPr/>
        <w:t>G. 1. Revêtements en béton de ciment</w:t>
      </w:r>
    </w:p>
    <w:p>
      <w:pPr>
        <w:pStyle w:val="Normal"/>
        <w:spacing w:lineRule="atLeast" w:line="300"/>
        <w:jc w:val="both"/>
        <w:rPr>
          <w:b/>
          <w:color w:val="000000"/>
          <w:u w:val="single"/>
        </w:rPr>
      </w:pPr>
      <w:r>
        <w:rPr>
          <w:b/>
          <w:color w:val="000000"/>
          <w:u w:val="single"/>
        </w:rPr>
      </w:r>
    </w:p>
    <w:p>
      <w:pPr>
        <w:pStyle w:val="Normal"/>
        <w:tabs>
          <w:tab w:val="left" w:pos="567" w:leader="none"/>
        </w:tabs>
        <w:spacing w:lineRule="atLeast" w:line="300"/>
        <w:jc w:val="both"/>
        <w:rPr/>
      </w:pPr>
      <w:r>
        <w:rPr>
          <w:i/>
          <w:color w:val="000000"/>
        </w:rPr>
        <w:t>L’épaisseur du revêtement en béton et la surlargeur sont vérifiées par QUALIDIM ou par une méthode de dimensionnement équivalente.</w:t>
      </w:r>
    </w:p>
    <w:p>
      <w:pPr>
        <w:pStyle w:val="Normal"/>
        <w:tabs>
          <w:tab w:val="left" w:pos="567" w:leader="none"/>
        </w:tabs>
        <w:spacing w:lineRule="atLeast" w:line="300"/>
        <w:jc w:val="both"/>
        <w:rPr>
          <w:i/>
          <w:color w:val="000000"/>
        </w:rPr>
      </w:pPr>
      <w:r>
        <w:rPr>
          <w:i/>
          <w:color w:val="000000"/>
        </w:rPr>
      </w:r>
    </w:p>
    <w:p>
      <w:pPr>
        <w:pStyle w:val="Normal"/>
        <w:tabs>
          <w:tab w:val="left" w:pos="567" w:leader="none"/>
        </w:tabs>
        <w:spacing w:lineRule="atLeast" w:line="300"/>
        <w:jc w:val="both"/>
        <w:rPr>
          <w:color w:val="000000"/>
        </w:rPr>
      </w:pPr>
      <w:r>
        <w:rPr>
          <w:color w:val="000000"/>
        </w:rPr>
      </w:r>
    </w:p>
    <w:p>
      <w:pPr>
        <w:pStyle w:val="Heading1"/>
        <w:ind w:hanging="0" w:start="0"/>
        <w:rPr/>
      </w:pPr>
      <w:r>
        <w:rPr/>
        <w:t>G. 1.1.1. Description – Généralités</w:t>
      </w:r>
    </w:p>
    <w:p>
      <w:pPr>
        <w:pStyle w:val="Normal"/>
        <w:spacing w:lineRule="atLeast" w:line="300"/>
        <w:jc w:val="both"/>
        <w:rPr>
          <w:b/>
          <w:color w:val="000000"/>
        </w:rPr>
      </w:pPr>
      <w:r>
        <w:rPr>
          <w:b/>
          <w:color w:val="000000"/>
        </w:rPr>
      </w:r>
    </w:p>
    <w:p>
      <w:pPr>
        <w:pStyle w:val="Normal"/>
        <w:tabs>
          <w:tab w:val="left" w:pos="567" w:leader="none"/>
        </w:tabs>
        <w:spacing w:lineRule="atLeast" w:line="300"/>
        <w:jc w:val="both"/>
        <w:rPr>
          <w:i/>
          <w:color w:val="000000"/>
        </w:rPr>
      </w:pPr>
      <w:r>
        <w:rPr>
          <w:i/>
          <w:color w:val="000000"/>
        </w:rPr>
        <w:t>Sur le réseau I, il est préférentiellement fait usage de revêtements continus.</w:t>
      </w:r>
    </w:p>
    <w:p>
      <w:pPr>
        <w:pStyle w:val="Normal"/>
        <w:tabs>
          <w:tab w:val="left" w:pos="567" w:leader="none"/>
        </w:tabs>
        <w:spacing w:lineRule="atLeast" w:line="300"/>
        <w:jc w:val="both"/>
        <w:rPr/>
      </w:pPr>
      <w:r>
        <w:rPr>
          <w:i/>
          <w:color w:val="000000"/>
        </w:rPr>
        <w:t>Sur le réseau II, le choix se fait en tenant compte des conditions locales, des données de trafic et éventuellement de contingences économiques.</w:t>
      </w:r>
    </w:p>
    <w:p>
      <w:pPr>
        <w:pStyle w:val="Normal"/>
        <w:tabs>
          <w:tab w:val="left" w:pos="567" w:leader="none"/>
        </w:tabs>
        <w:spacing w:lineRule="atLeast" w:line="300"/>
        <w:jc w:val="both"/>
        <w:rPr>
          <w:i/>
          <w:color w:val="000000"/>
        </w:rPr>
      </w:pPr>
      <w:r>
        <w:rPr>
          <w:i/>
          <w:color w:val="000000"/>
        </w:rPr>
        <w:t>Sur le réseau III, il est généralement fait usage de revêtements discontinus.</w:t>
      </w:r>
    </w:p>
    <w:p>
      <w:pPr>
        <w:pStyle w:val="Normal"/>
        <w:tabs>
          <w:tab w:val="left" w:pos="567" w:leader="none"/>
        </w:tabs>
        <w:spacing w:lineRule="atLeast" w:line="300"/>
        <w:jc w:val="both"/>
        <w:rPr>
          <w:i/>
          <w:color w:val="000000"/>
        </w:rPr>
      </w:pPr>
      <w:r>
        <w:rPr>
          <w:i/>
          <w:color w:val="000000"/>
        </w:rPr>
      </w:r>
    </w:p>
    <w:p>
      <w:pPr>
        <w:pStyle w:val="Normal"/>
        <w:tabs>
          <w:tab w:val="left" w:pos="567" w:leader="none"/>
        </w:tabs>
        <w:spacing w:lineRule="atLeast" w:line="300"/>
        <w:jc w:val="both"/>
        <w:rPr>
          <w:color w:val="000000"/>
        </w:rPr>
      </w:pPr>
      <w:r>
        <w:rPr>
          <w:color w:val="000000"/>
        </w:rPr>
      </w:r>
    </w:p>
    <w:p>
      <w:pPr>
        <w:pStyle w:val="Heading1"/>
        <w:ind w:hanging="0" w:start="0"/>
        <w:rPr/>
      </w:pPr>
      <w:r>
        <w:rPr/>
        <w:t>G. 1.1.2.2. Revêtements continus – Dimensions des bandes</w:t>
      </w:r>
    </w:p>
    <w:p>
      <w:pPr>
        <w:pStyle w:val="Normal"/>
        <w:tabs>
          <w:tab w:val="left" w:pos="567" w:leader="none"/>
        </w:tabs>
        <w:spacing w:lineRule="atLeast" w:line="300"/>
        <w:jc w:val="both"/>
        <w:rPr>
          <w:b/>
          <w:color w:val="000000"/>
        </w:rPr>
      </w:pPr>
      <w:r>
        <w:rPr>
          <w:b/>
          <w:color w:val="000000"/>
        </w:rPr>
      </w:r>
    </w:p>
    <w:p>
      <w:pPr>
        <w:pStyle w:val="Puces2"/>
        <w:numPr>
          <w:ilvl w:val="0"/>
          <w:numId w:val="7"/>
        </w:numPr>
        <w:tabs>
          <w:tab w:val="clear" w:pos="284"/>
        </w:tabs>
        <w:rPr/>
      </w:pPr>
      <w:r>
        <w:rPr/>
        <w:t>Indiquer la largeur des bandes.</w:t>
      </w:r>
    </w:p>
    <w:p>
      <w:pPr>
        <w:pStyle w:val="Puces2"/>
        <w:numPr>
          <w:ilvl w:val="0"/>
          <w:numId w:val="7"/>
        </w:numPr>
        <w:tabs>
          <w:tab w:val="clear" w:pos="284"/>
        </w:tabs>
        <w:rPr/>
      </w:pPr>
      <w:r>
        <w:rPr/>
        <w:t xml:space="preserve">Préciser le cas échéant la pente transversale (à défaut, celle-ci est </w:t>
      </w:r>
      <w:r>
        <w:rPr>
          <w:rFonts w:eastAsia="Symbol" w:cs="Symbol" w:ascii="Symbol" w:hAnsi="Symbol"/>
        </w:rPr>
        <w:sym w:font="Symbol" w:char="f0b3"/>
      </w:r>
      <w:r>
        <w:rPr/>
        <w:t xml:space="preserve"> 2,5 %).</w:t>
      </w:r>
    </w:p>
    <w:p>
      <w:pPr>
        <w:pStyle w:val="Puces2"/>
        <w:numPr>
          <w:ilvl w:val="0"/>
          <w:numId w:val="7"/>
        </w:numPr>
        <w:tabs>
          <w:tab w:val="clear" w:pos="284"/>
        </w:tabs>
        <w:rPr/>
      </w:pPr>
      <w:r>
        <w:rPr/>
        <w:t>Préciser si le filet d’eau est armé et bétonné simultanément à la voie de circulation.</w:t>
      </w:r>
    </w:p>
    <w:p>
      <w:pPr>
        <w:pStyle w:val="Normal"/>
        <w:spacing w:lineRule="atLeast" w:line="300"/>
        <w:jc w:val="both"/>
        <w:rPr>
          <w:b/>
          <w:color w:val="000000"/>
        </w:rPr>
      </w:pPr>
      <w:r>
        <w:rPr>
          <w:b/>
          <w:color w:val="000000"/>
        </w:rPr>
      </w:r>
    </w:p>
    <w:p>
      <w:pPr>
        <w:pStyle w:val="BodyText"/>
        <w:tabs>
          <w:tab w:val="left" w:pos="567" w:leader="none"/>
        </w:tabs>
        <w:spacing w:lineRule="atLeast" w:line="300"/>
        <w:rPr/>
      </w:pPr>
      <w:r>
        <w:rPr/>
        <w:t>Lorsqu’un filet d’eau jouxte la voie de circulation, celui-ci est armé et bétonné simultanément au revêtement de manière à remplir le rôle de surlargeur et à éliminer le problème du joint. La face supérieure du filet d’eau est réalisée sans pente transversale et 5 mm plus bas que le bord du revêtement proprement dit.</w:t>
      </w:r>
    </w:p>
    <w:p>
      <w:pPr>
        <w:pStyle w:val="Normal"/>
        <w:tabs>
          <w:tab w:val="left" w:pos="284" w:leader="none"/>
          <w:tab w:val="left" w:pos="567" w:leader="none"/>
        </w:tabs>
        <w:spacing w:lineRule="atLeast" w:line="300"/>
        <w:jc w:val="both"/>
        <w:rPr>
          <w:color w:val="000000"/>
        </w:rPr>
      </w:pPr>
      <w:r>
        <w:rPr>
          <w:color w:val="000000"/>
        </w:rPr>
      </w:r>
    </w:p>
    <w:p>
      <w:pPr>
        <w:pStyle w:val="Normal"/>
        <w:tabs>
          <w:tab w:val="left" w:pos="284" w:leader="none"/>
          <w:tab w:val="left" w:pos="567" w:leader="none"/>
        </w:tabs>
        <w:spacing w:lineRule="atLeast" w:line="300"/>
        <w:jc w:val="both"/>
        <w:rPr>
          <w:color w:val="000000"/>
        </w:rPr>
      </w:pPr>
      <w:r>
        <w:rPr>
          <w:color w:val="000000"/>
        </w:rPr>
      </w:r>
    </w:p>
    <w:p>
      <w:pPr>
        <w:pStyle w:val="Heading1"/>
        <w:ind w:hanging="0" w:start="0"/>
        <w:rPr/>
      </w:pPr>
      <w:r>
        <w:rPr/>
        <w:t>G. 1.1.3.2. Revêtements discontinus – Dimensions des dalles</w:t>
      </w:r>
    </w:p>
    <w:p>
      <w:pPr>
        <w:pStyle w:val="Normal"/>
        <w:tabs>
          <w:tab w:val="left" w:pos="567" w:leader="none"/>
        </w:tabs>
        <w:spacing w:lineRule="atLeast" w:line="300"/>
        <w:jc w:val="both"/>
        <w:rPr>
          <w:b/>
          <w:color w:val="000000"/>
        </w:rPr>
      </w:pPr>
      <w:r>
        <w:rPr>
          <w:b/>
          <w:color w:val="000000"/>
        </w:rPr>
      </w:r>
    </w:p>
    <w:p>
      <w:pPr>
        <w:pStyle w:val="Puces2"/>
        <w:numPr>
          <w:ilvl w:val="0"/>
          <w:numId w:val="7"/>
        </w:numPr>
        <w:tabs>
          <w:tab w:val="clear" w:pos="284"/>
        </w:tabs>
        <w:rPr/>
      </w:pPr>
      <w:r>
        <w:rPr/>
        <w:t>Indiquer la largeur et la longueur des dalles.</w:t>
      </w:r>
    </w:p>
    <w:p>
      <w:pPr>
        <w:pStyle w:val="Puces2"/>
        <w:numPr>
          <w:ilvl w:val="0"/>
          <w:numId w:val="7"/>
        </w:numPr>
        <w:tabs>
          <w:tab w:val="clear" w:pos="284"/>
        </w:tabs>
        <w:rPr/>
      </w:pPr>
      <w:r>
        <w:rPr/>
        <w:t xml:space="preserve">Préciser le cas échéant la pente transversale (à défaut, celle-ci est </w:t>
      </w:r>
      <w:r>
        <w:rPr>
          <w:rFonts w:eastAsia="Symbol" w:cs="Symbol" w:ascii="Symbol" w:hAnsi="Symbol"/>
        </w:rPr>
        <w:sym w:font="Symbol" w:char="f0b3"/>
      </w:r>
      <w:r>
        <w:rPr/>
        <w:t xml:space="preserve"> 2,5 %).</w:t>
      </w:r>
    </w:p>
    <w:p>
      <w:pPr>
        <w:pStyle w:val="Puces2"/>
        <w:numPr>
          <w:ilvl w:val="0"/>
          <w:numId w:val="7"/>
        </w:numPr>
        <w:tabs>
          <w:tab w:val="clear" w:pos="284"/>
        </w:tabs>
        <w:rPr/>
      </w:pPr>
      <w:r>
        <w:rPr/>
        <w:t>Préciser si le filet d’eau est bétonné simultanément à la voie de circulation.</w:t>
      </w:r>
    </w:p>
    <w:p>
      <w:pPr>
        <w:pStyle w:val="Normal"/>
        <w:spacing w:lineRule="atLeast" w:line="300"/>
        <w:jc w:val="both"/>
        <w:rPr>
          <w:b/>
          <w:color w:val="000000"/>
          <w:u w:val="single"/>
        </w:rPr>
      </w:pPr>
      <w:r>
        <w:rPr>
          <w:b/>
          <w:color w:val="000000"/>
          <w:u w:val="single"/>
        </w:rPr>
      </w:r>
    </w:p>
    <w:p>
      <w:pPr>
        <w:pStyle w:val="BodyText"/>
        <w:tabs>
          <w:tab w:val="left" w:pos="567" w:leader="none"/>
        </w:tabs>
        <w:spacing w:lineRule="atLeast" w:line="300"/>
        <w:rPr/>
      </w:pPr>
      <w:r>
        <w:rPr/>
        <w:t>Si les circonstances locales le permettent, il est recommandé de bétonner le filet d’eau simultanément au revêtement de manière à remplir le rôle de surlargeur et à éliminer le problème du joint. La face supérieure du filet d’eau est réalisée sans pente transversale et 5 mm plus bas que le bord du revêtement proprement dit.</w:t>
      </w:r>
    </w:p>
    <w:p>
      <w:pPr>
        <w:pStyle w:val="Normal"/>
        <w:tabs>
          <w:tab w:val="left" w:pos="567" w:leader="none"/>
        </w:tabs>
        <w:spacing w:lineRule="atLeast" w:line="300"/>
        <w:jc w:val="both"/>
        <w:rPr>
          <w:i/>
          <w:color w:val="000000"/>
        </w:rPr>
      </w:pPr>
      <w:r>
        <w:rPr>
          <w:i/>
          <w:color w:val="000000"/>
        </w:rPr>
      </w:r>
    </w:p>
    <w:p>
      <w:pPr>
        <w:pStyle w:val="Normal"/>
        <w:tabs>
          <w:tab w:val="left" w:pos="567" w:leader="none"/>
        </w:tabs>
        <w:spacing w:lineRule="atLeast" w:line="300"/>
        <w:jc w:val="both"/>
        <w:rPr>
          <w:i/>
          <w:color w:val="000000"/>
        </w:rPr>
      </w:pPr>
      <w:r>
        <w:rPr>
          <w:i/>
          <w:color w:val="000000"/>
        </w:rPr>
      </w:r>
    </w:p>
    <w:p>
      <w:pPr>
        <w:pStyle w:val="Heading1"/>
        <w:ind w:hanging="0" w:start="0"/>
        <w:rPr/>
      </w:pPr>
      <w:r>
        <w:rPr/>
        <w:t>G. 1.2.1. Matériaux</w:t>
      </w:r>
    </w:p>
    <w:p>
      <w:pPr>
        <w:pStyle w:val="Normal"/>
        <w:tabs>
          <w:tab w:val="clear" w:pos="567"/>
          <w:tab w:val="left" w:pos="851" w:leader="none"/>
        </w:tabs>
        <w:spacing w:lineRule="atLeast" w:line="300"/>
        <w:jc w:val="both"/>
        <w:rPr>
          <w:b/>
          <w:color w:val="000000"/>
        </w:rPr>
      </w:pPr>
      <w:r>
        <w:rPr>
          <w:b/>
          <w:color w:val="000000"/>
        </w:rPr>
      </w:r>
    </w:p>
    <w:p>
      <w:pPr>
        <w:pStyle w:val="Corpsdetexte3"/>
        <w:pBdr>
          <w:top w:val="single" w:sz="12" w:space="1" w:color="000000"/>
          <w:left w:val="single" w:sz="12" w:space="4" w:color="000000"/>
          <w:bottom w:val="single" w:sz="12" w:space="1" w:color="000000"/>
          <w:right w:val="single" w:sz="12" w:space="4" w:color="000000"/>
        </w:pBdr>
        <w:jc w:val="both"/>
        <w:rPr/>
      </w:pPr>
      <w:r>
        <w:rPr>
          <w:i w:val="false"/>
        </w:rPr>
        <w:t xml:space="preserve">Le cas échéant, indiquer au </w:t>
      </w:r>
      <w:r>
        <w:rPr>
          <w:i w:val="false"/>
          <w:color w:val="0000FF"/>
        </w:rPr>
        <w:t>C. 3.4.5.2</w:t>
      </w:r>
      <w:r>
        <w:rPr>
          <w:i w:val="false"/>
        </w:rPr>
        <w:t xml:space="preserve"> les catégories minimales relatives aux autres caractéristiques (applications spéciales).</w:t>
      </w:r>
    </w:p>
    <w:p>
      <w:pPr>
        <w:pStyle w:val="Corpsdetexte3"/>
        <w:jc w:val="both"/>
        <w:rPr>
          <w:i w:val="false"/>
        </w:rPr>
      </w:pPr>
      <w:r>
        <w:rPr>
          <w:i w:val="false"/>
        </w:rPr>
      </w:r>
    </w:p>
    <w:p>
      <w:pPr>
        <w:pStyle w:val="Puces2"/>
        <w:numPr>
          <w:ilvl w:val="0"/>
          <w:numId w:val="7"/>
        </w:numPr>
        <w:tabs>
          <w:tab w:val="clear" w:pos="284"/>
        </w:tabs>
        <w:rPr>
          <w:color w:val="000000"/>
        </w:rPr>
      </w:pPr>
      <w:r>
        <w:rPr/>
        <w:t xml:space="preserve">Le cas échéant, indiquer au </w:t>
      </w:r>
      <w:r>
        <w:rPr>
          <w:color w:val="0000FF"/>
        </w:rPr>
        <w:t>C. 4.4.4.2</w:t>
      </w:r>
      <w:r>
        <w:rPr>
          <w:color w:val="000000"/>
        </w:rPr>
        <w:t>:</w:t>
      </w:r>
    </w:p>
    <w:p>
      <w:pPr>
        <w:pStyle w:val="Puces2"/>
        <w:numPr>
          <w:ilvl w:val="0"/>
          <w:numId w:val="7"/>
        </w:numPr>
        <w:tabs>
          <w:tab w:val="clear" w:pos="284"/>
        </w:tabs>
        <w:rPr/>
      </w:pPr>
      <w:r>
        <w:rPr/>
        <w:t>si les gravillons peuvent être de catégorie LA</w:t>
      </w:r>
      <w:r>
        <w:rPr>
          <w:vertAlign w:val="subscript"/>
        </w:rPr>
        <w:t>30</w:t>
      </w:r>
      <w:r>
        <w:rPr/>
        <w:t>, MDE</w:t>
      </w:r>
      <w:r>
        <w:rPr>
          <w:vertAlign w:val="subscript"/>
        </w:rPr>
        <w:t>25</w:t>
      </w:r>
      <w:r>
        <w:rPr/>
        <w:t xml:space="preserve"> et/ou PSV</w:t>
      </w:r>
      <w:r>
        <w:rPr>
          <w:vertAlign w:val="subscript"/>
        </w:rPr>
        <w:t>40</w:t>
      </w:r>
      <w:r>
        <w:rPr/>
        <w:t>.</w:t>
      </w:r>
    </w:p>
    <w:p>
      <w:pPr>
        <w:pStyle w:val="Puces2"/>
        <w:numPr>
          <w:ilvl w:val="0"/>
          <w:numId w:val="7"/>
        </w:numPr>
        <w:tabs>
          <w:tab w:val="clear" w:pos="284"/>
        </w:tabs>
        <w:rPr/>
      </w:pPr>
      <w:r>
        <w:rPr/>
        <w:t>les catégories minimales relatives aux autres caractéristiques (applications spéciales).</w:t>
      </w:r>
    </w:p>
    <w:p>
      <w:pPr>
        <w:pStyle w:val="Normal"/>
        <w:tabs>
          <w:tab w:val="clear" w:pos="567"/>
          <w:tab w:val="left" w:pos="851" w:leader="none"/>
        </w:tabs>
        <w:spacing w:lineRule="atLeast" w:line="300"/>
        <w:jc w:val="both"/>
        <w:rPr>
          <w:color w:val="000000"/>
        </w:rPr>
      </w:pPr>
      <w:r>
        <w:rPr>
          <w:color w:val="000000"/>
        </w:rPr>
      </w:r>
    </w:p>
    <w:p>
      <w:pPr>
        <w:pStyle w:val="Normal"/>
        <w:tabs>
          <w:tab w:val="clear" w:pos="567"/>
          <w:tab w:val="left" w:pos="851" w:leader="none"/>
        </w:tabs>
        <w:spacing w:lineRule="atLeast" w:line="300"/>
        <w:jc w:val="both"/>
        <w:rPr>
          <w:color w:val="000000"/>
        </w:rPr>
      </w:pPr>
      <w:r>
        <w:rPr>
          <w:color w:val="000000"/>
        </w:rPr>
      </w:r>
    </w:p>
    <w:p>
      <w:pPr>
        <w:pStyle w:val="Heading1"/>
        <w:ind w:hanging="0" w:start="0"/>
        <w:rPr/>
      </w:pPr>
      <w:r>
        <w:rPr/>
        <w:t>G. 1.2.2. TRAVAUX PREPARATOIRES</w:t>
      </w:r>
    </w:p>
    <w:p>
      <w:pPr>
        <w:pStyle w:val="Normal"/>
        <w:tabs>
          <w:tab w:val="clear" w:pos="567"/>
          <w:tab w:val="left" w:pos="851" w:leader="none"/>
        </w:tabs>
        <w:spacing w:lineRule="atLeast" w:line="300"/>
        <w:jc w:val="both"/>
        <w:rPr>
          <w:b/>
          <w:color w:val="000000"/>
        </w:rPr>
      </w:pPr>
      <w:r>
        <w:rPr>
          <w:b/>
          <w:color w:val="000000"/>
        </w:rPr>
      </w:r>
    </w:p>
    <w:p>
      <w:pPr>
        <w:pStyle w:val="Normal"/>
        <w:tabs>
          <w:tab w:val="clear" w:pos="567"/>
          <w:tab w:val="left" w:pos="851" w:leader="none"/>
        </w:tabs>
        <w:spacing w:lineRule="atLeast" w:line="300"/>
        <w:jc w:val="both"/>
        <w:rPr/>
      </w:pPr>
      <w:r>
        <w:rPr>
          <w:i/>
          <w:color w:val="000000"/>
        </w:rPr>
        <w:t>En cas de bétonnage par coffrage glissant, prévoir une surlargeur de la sous-fondation et de la fondation de 80 cm de chaque côté (réalisation des chemins de roulement de la machine à coffrages glissants).</w:t>
      </w:r>
    </w:p>
    <w:p>
      <w:pPr>
        <w:pStyle w:val="Normal"/>
        <w:tabs>
          <w:tab w:val="clear" w:pos="567"/>
          <w:tab w:val="left" w:pos="851" w:leader="none"/>
        </w:tabs>
        <w:spacing w:lineRule="atLeast" w:line="300"/>
        <w:jc w:val="both"/>
        <w:rPr>
          <w:b/>
          <w:i/>
          <w:color w:val="000000"/>
        </w:rPr>
      </w:pPr>
      <w:r>
        <w:rPr>
          <w:b/>
          <w:i/>
          <w:color w:val="000000"/>
        </w:rPr>
      </w:r>
    </w:p>
    <w:p>
      <w:pPr>
        <w:pStyle w:val="Corpsdetexte3"/>
        <w:pBdr>
          <w:top w:val="single" w:sz="12" w:space="1" w:color="000000"/>
          <w:left w:val="single" w:sz="12" w:space="4" w:color="000000"/>
          <w:bottom w:val="single" w:sz="12" w:space="1" w:color="000000"/>
          <w:right w:val="single" w:sz="12" w:space="4" w:color="000000"/>
        </w:pBdr>
        <w:jc w:val="both"/>
        <w:rPr>
          <w:i w:val="false"/>
        </w:rPr>
      </w:pPr>
      <w:r>
        <w:rPr>
          <w:i w:val="false"/>
        </w:rPr>
        <w:t>Indiquer si un système de drainage de la plateforme est prévu.</w:t>
      </w:r>
    </w:p>
    <w:p>
      <w:pPr>
        <w:pStyle w:val="Normal"/>
        <w:tabs>
          <w:tab w:val="clear" w:pos="567"/>
          <w:tab w:val="left" w:pos="851" w:leader="none"/>
        </w:tabs>
        <w:spacing w:lineRule="atLeast" w:line="300"/>
        <w:jc w:val="both"/>
        <w:rPr>
          <w:i/>
          <w:color w:val="000000"/>
        </w:rPr>
      </w:pPr>
      <w:r>
        <w:rPr>
          <w:i/>
          <w:color w:val="000000"/>
        </w:rPr>
      </w:r>
    </w:p>
    <w:p>
      <w:pPr>
        <w:pStyle w:val="Normal"/>
        <w:tabs>
          <w:tab w:val="clear" w:pos="567"/>
          <w:tab w:val="left" w:pos="851" w:leader="none"/>
        </w:tabs>
        <w:spacing w:lineRule="atLeast" w:line="300"/>
        <w:jc w:val="both"/>
        <w:rPr>
          <w:color w:val="000000"/>
        </w:rPr>
      </w:pPr>
      <w:r>
        <w:rPr>
          <w:color w:val="000000"/>
        </w:rPr>
      </w:r>
    </w:p>
    <w:p>
      <w:pPr>
        <w:pStyle w:val="Heading1"/>
        <w:ind w:hanging="0" w:start="0"/>
        <w:jc w:val="start"/>
        <w:rPr/>
      </w:pPr>
      <w:r>
        <w:rPr/>
        <w:t>G. 1.2.4.1.2. Ferraillage des bandes – Dimensions et positions des armatures</w:t>
      </w:r>
    </w:p>
    <w:p>
      <w:pPr>
        <w:pStyle w:val="Normal"/>
        <w:tabs>
          <w:tab w:val="clear" w:pos="567"/>
          <w:tab w:val="left" w:pos="851"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jc w:val="both"/>
        <w:rPr/>
      </w:pPr>
      <w:r>
        <w:rPr>
          <w:i w:val="false"/>
        </w:rPr>
        <w:t>Dans le cas où l’épaisseur du revêtement diffère de 200, 230 ou 250 mm, indiquer les caractéristiques prévues au tableau (diamètre, écartement...).</w:t>
      </w:r>
    </w:p>
    <w:p>
      <w:pPr>
        <w:pStyle w:val="Normal"/>
        <w:tabs>
          <w:tab w:val="clear" w:pos="567"/>
          <w:tab w:val="left" w:pos="851" w:leader="none"/>
        </w:tabs>
        <w:spacing w:lineRule="atLeast" w:line="300"/>
        <w:jc w:val="both"/>
        <w:rPr>
          <w:i/>
          <w:color w:val="000000"/>
        </w:rPr>
      </w:pPr>
      <w:r>
        <w:rPr>
          <w:i/>
          <w:color w:val="000000"/>
        </w:rPr>
      </w:r>
    </w:p>
    <w:p>
      <w:pPr>
        <w:pStyle w:val="Normal"/>
        <w:tabs>
          <w:tab w:val="clear" w:pos="567"/>
          <w:tab w:val="left" w:pos="851" w:leader="none"/>
        </w:tabs>
        <w:spacing w:lineRule="atLeast" w:line="300"/>
        <w:jc w:val="both"/>
        <w:rPr>
          <w:color w:val="000000"/>
        </w:rPr>
      </w:pPr>
      <w:r>
        <w:rPr>
          <w:color w:val="000000"/>
        </w:rPr>
      </w:r>
    </w:p>
    <w:p>
      <w:pPr>
        <w:pStyle w:val="Heading1"/>
        <w:ind w:hanging="0" w:start="0"/>
        <w:rPr/>
      </w:pPr>
      <w:r>
        <w:rPr/>
        <w:t>G. 1.2.4.2. Dimensions et ferraillage des culées d’ancrage</w:t>
      </w:r>
    </w:p>
    <w:p>
      <w:pPr>
        <w:pStyle w:val="Normal"/>
        <w:tabs>
          <w:tab w:val="clear" w:pos="567"/>
          <w:tab w:val="left" w:pos="851"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color w:val="000000"/>
        </w:rPr>
      </w:pPr>
      <w:r>
        <w:rPr>
          <w:color w:val="000000"/>
        </w:rPr>
        <w:t xml:space="preserve">Indiquer la position et le nombre de culées d’ancrage. </w:t>
      </w:r>
    </w:p>
    <w:p>
      <w:pPr>
        <w:pStyle w:val="Normal"/>
        <w:tabs>
          <w:tab w:val="clear" w:pos="567"/>
          <w:tab w:val="left" w:pos="851" w:leader="none"/>
        </w:tabs>
        <w:spacing w:lineRule="atLeast" w:line="300"/>
        <w:jc w:val="both"/>
        <w:rPr>
          <w:color w:val="000000"/>
        </w:rPr>
      </w:pPr>
      <w:r>
        <w:rPr>
          <w:color w:val="000000"/>
        </w:rPr>
      </w:r>
    </w:p>
    <w:p>
      <w:pPr>
        <w:pStyle w:val="Normal"/>
        <w:tabs>
          <w:tab w:val="left" w:pos="567" w:leader="none"/>
        </w:tabs>
        <w:spacing w:lineRule="atLeast" w:line="300"/>
        <w:jc w:val="both"/>
        <w:rPr>
          <w:b/>
          <w:i/>
          <w:color w:val="000000"/>
          <w:u w:val="single"/>
        </w:rPr>
      </w:pPr>
      <w:r>
        <w:rPr>
          <w:i/>
          <w:color w:val="000000"/>
        </w:rPr>
        <w:t>Au cas où le revêtement prolonge un revêtement existant de même nature, la culée est remplacée par un ancrage à celui-ci.</w:t>
      </w:r>
    </w:p>
    <w:p>
      <w:pPr>
        <w:pStyle w:val="Normal"/>
        <w:tabs>
          <w:tab w:val="clear" w:pos="567"/>
          <w:tab w:val="left" w:pos="851" w:leader="none"/>
        </w:tabs>
        <w:spacing w:lineRule="atLeast" w:line="300"/>
        <w:jc w:val="both"/>
        <w:rPr>
          <w:b/>
          <w:i/>
          <w:color w:val="000000"/>
          <w:u w:val="single"/>
        </w:rPr>
      </w:pPr>
      <w:r>
        <w:rPr>
          <w:b/>
          <w:i/>
          <w:color w:val="000000"/>
          <w:u w:val="single"/>
        </w:rPr>
      </w:r>
    </w:p>
    <w:p>
      <w:pPr>
        <w:pStyle w:val="Normal"/>
        <w:tabs>
          <w:tab w:val="clear" w:pos="567"/>
          <w:tab w:val="left" w:pos="851" w:leader="none"/>
        </w:tabs>
        <w:spacing w:lineRule="atLeast" w:line="300"/>
        <w:jc w:val="both"/>
        <w:rPr>
          <w:color w:val="000000"/>
        </w:rPr>
      </w:pPr>
      <w:r>
        <w:rPr>
          <w:color w:val="000000"/>
        </w:rPr>
      </w:r>
    </w:p>
    <w:p>
      <w:pPr>
        <w:pStyle w:val="Heading1"/>
        <w:ind w:hanging="0" w:start="0"/>
        <w:rPr/>
      </w:pPr>
      <w:r>
        <w:rPr/>
        <w:t>G. 1.2.5.1. Composition du béton – DEFINITION</w:t>
      </w:r>
    </w:p>
    <w:p>
      <w:pPr>
        <w:pStyle w:val="Normal"/>
        <w:tabs>
          <w:tab w:val="clear" w:pos="567"/>
          <w:tab w:val="left" w:pos="851"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pPr>
      <w:r>
        <w:rPr>
          <w:color w:val="000000"/>
        </w:rPr>
        <w:t xml:space="preserve">Le cas échéant, indiquer si les gravillons sont de couleur et préciser les paramètres de chromaticité et de luminosité au </w:t>
      </w:r>
      <w:r>
        <w:rPr>
          <w:color w:val="0000FF"/>
        </w:rPr>
        <w:t>C. 4.4.4.2</w:t>
      </w:r>
      <w:r>
        <w:rPr>
          <w:color w:val="000000"/>
        </w:rPr>
        <w:t xml:space="preserve"> s’ils diffèrent de ceux mentionnés.</w:t>
      </w:r>
    </w:p>
    <w:p>
      <w:pPr>
        <w:pStyle w:val="Normal"/>
        <w:tabs>
          <w:tab w:val="clear" w:pos="567"/>
          <w:tab w:val="left" w:pos="851" w:leader="none"/>
        </w:tabs>
        <w:spacing w:lineRule="atLeast" w:line="300"/>
        <w:jc w:val="both"/>
        <w:rPr>
          <w:color w:val="000000"/>
        </w:rPr>
      </w:pPr>
      <w:r>
        <w:rPr>
          <w:color w:val="000000"/>
        </w:rPr>
      </w:r>
    </w:p>
    <w:p>
      <w:pPr>
        <w:pStyle w:val="Normal"/>
        <w:tabs>
          <w:tab w:val="clear" w:pos="567"/>
          <w:tab w:val="left" w:pos="851" w:leader="none"/>
        </w:tabs>
        <w:spacing w:lineRule="atLeast" w:line="300"/>
        <w:jc w:val="both"/>
        <w:rPr>
          <w:color w:val="000000"/>
        </w:rPr>
      </w:pPr>
      <w:r>
        <w:rPr>
          <w:color w:val="000000"/>
        </w:rPr>
      </w:r>
    </w:p>
    <w:p>
      <w:pPr>
        <w:pStyle w:val="Heading1"/>
        <w:ind w:hanging="0" w:start="0"/>
        <w:rPr/>
      </w:pPr>
      <w:r>
        <w:rPr/>
        <w:t>G. 1.2.5.2. Composition du béton</w:t>
      </w:r>
    </w:p>
    <w:p>
      <w:pPr>
        <w:pStyle w:val="Normal"/>
        <w:tabs>
          <w:tab w:val="left" w:pos="567" w:leader="none"/>
        </w:tabs>
        <w:spacing w:lineRule="atLeast" w:line="300"/>
        <w:jc w:val="both"/>
        <w:rPr>
          <w:b/>
          <w:color w:val="000000"/>
        </w:rPr>
      </w:pPr>
      <w:r>
        <w:rPr>
          <w:b/>
          <w:color w:val="000000"/>
        </w:rPr>
      </w:r>
    </w:p>
    <w:p>
      <w:pPr>
        <w:pStyle w:val="Puces2"/>
        <w:numPr>
          <w:ilvl w:val="0"/>
          <w:numId w:val="7"/>
        </w:numPr>
        <w:tabs>
          <w:tab w:val="clear" w:pos="284"/>
        </w:tabs>
        <w:rPr/>
      </w:pPr>
      <w:r>
        <w:rPr/>
        <w:t>Indiquer la dimension maximale du calibre nominal des granulats de chaque composition de béton.</w:t>
      </w:r>
    </w:p>
    <w:p>
      <w:pPr>
        <w:pStyle w:val="Puces2"/>
        <w:numPr>
          <w:ilvl w:val="0"/>
          <w:numId w:val="7"/>
        </w:numPr>
        <w:tabs>
          <w:tab w:val="clear" w:pos="284"/>
        </w:tabs>
        <w:rPr/>
      </w:pPr>
      <w:r>
        <w:rPr/>
        <w:t>Le cas échéant, imposer l’addition d’un entraîneur d’air pour une couche supérieure caractérisée par un D</w:t>
      </w:r>
      <w:r>
        <w:rPr>
          <w:vertAlign w:val="subscript"/>
        </w:rPr>
        <w:t>max</w:t>
      </w:r>
      <w:r>
        <w:rPr/>
        <w:t xml:space="preserve"> du granulat &gt; 20 mm. </w:t>
      </w:r>
    </w:p>
    <w:p>
      <w:pPr>
        <w:pStyle w:val="Corpsdetexte3"/>
        <w:jc w:val="both"/>
        <w:rPr/>
      </w:pPr>
      <w:r>
        <w:rPr/>
      </w:r>
    </w:p>
    <w:p>
      <w:pPr>
        <w:pStyle w:val="Corpsdetexte3"/>
        <w:jc w:val="both"/>
        <w:rPr/>
      </w:pPr>
      <w:r>
        <w:rPr/>
        <w:t>L’addition d’un entraîneur d’air permet d’améliorer la résistance au gel des bétons. Rappelons toutefois qu’il entraîne une diminution de la résistance en compression.</w:t>
      </w:r>
    </w:p>
    <w:p>
      <w:pPr>
        <w:pStyle w:val="Corpsdetexte3"/>
        <w:tabs>
          <w:tab w:val="clear" w:pos="567"/>
          <w:tab w:val="left" w:pos="5760" w:leader="none"/>
        </w:tabs>
        <w:jc w:val="both"/>
        <w:rPr>
          <w:i w:val="false"/>
        </w:rPr>
      </w:pPr>
      <w:r>
        <w:rPr>
          <w:i w:val="false"/>
        </w:rPr>
      </w:r>
    </w:p>
    <w:p>
      <w:pPr>
        <w:pStyle w:val="Normal"/>
        <w:tabs>
          <w:tab w:val="left" w:pos="567" w:leader="none"/>
          <w:tab w:val="left" w:pos="851" w:leader="none"/>
        </w:tabs>
        <w:spacing w:lineRule="atLeast" w:line="300"/>
        <w:jc w:val="both"/>
        <w:rPr>
          <w:i/>
          <w:color w:val="000000"/>
        </w:rPr>
      </w:pPr>
      <w:r>
        <w:rPr>
          <w:i/>
          <w:color w:val="000000"/>
        </w:rPr>
      </w:r>
    </w:p>
    <w:p>
      <w:pPr>
        <w:pStyle w:val="Heading1"/>
        <w:ind w:hanging="0" w:start="0"/>
        <w:rPr/>
      </w:pPr>
      <w:r>
        <w:rPr/>
        <w:t>G. 1.2.6. FABRICATION, TRANSPORT et mise</w:t>
      </w:r>
      <w:r>
        <w:rPr>
          <w:caps w:val="false"/>
          <w:smallCaps w:val="false"/>
        </w:rPr>
        <w:t xml:space="preserve"> </w:t>
      </w:r>
      <w:r>
        <w:rPr/>
        <w:t>en</w:t>
      </w:r>
      <w:r>
        <w:rPr>
          <w:caps w:val="false"/>
          <w:smallCaps w:val="false"/>
        </w:rPr>
        <w:t xml:space="preserve"> OEUVRE</w:t>
      </w:r>
    </w:p>
    <w:p>
      <w:pPr>
        <w:pStyle w:val="Normal"/>
        <w:rPr>
          <w:caps/>
          <w:color w:val="000000"/>
        </w:rPr>
      </w:pPr>
      <w:r>
        <w:rPr>
          <w:caps/>
          <w:color w:val="000000"/>
        </w:rPr>
      </w:r>
    </w:p>
    <w:p>
      <w:pPr>
        <w:pStyle w:val="Corpsdetexte3"/>
        <w:pBdr>
          <w:top w:val="single" w:sz="12" w:space="1" w:color="000000"/>
          <w:left w:val="single" w:sz="12" w:space="4" w:color="000000"/>
          <w:bottom w:val="single" w:sz="12" w:space="1" w:color="000000"/>
          <w:right w:val="single" w:sz="12" w:space="4" w:color="000000"/>
        </w:pBdr>
        <w:jc w:val="both"/>
        <w:rPr/>
      </w:pPr>
      <w:r>
        <w:rPr>
          <w:i w:val="false"/>
        </w:rPr>
        <w:t>Indiquer si le document de référence QUALIROUTES-A-1 est d’application dans le cas où l’entreprise comprend plusieurs sections inférieures à 1.000 m² réalisées successivement avec un même type de béton et dont la somme est supérieure à 1.000 m².</w:t>
      </w:r>
    </w:p>
    <w:p>
      <w:pPr>
        <w:pStyle w:val="Heading1"/>
        <w:ind w:hanging="0" w:start="0"/>
        <w:rPr>
          <w:i/>
        </w:rPr>
      </w:pPr>
      <w:r>
        <w:rPr>
          <w:i/>
        </w:rPr>
      </w:r>
    </w:p>
    <w:p>
      <w:pPr>
        <w:pStyle w:val="Normal"/>
        <w:tabs>
          <w:tab w:val="left" w:pos="567" w:leader="none"/>
          <w:tab w:val="left" w:pos="851" w:leader="none"/>
        </w:tabs>
        <w:spacing w:lineRule="atLeast" w:line="300"/>
        <w:jc w:val="both"/>
        <w:rPr>
          <w:color w:val="000000"/>
        </w:rPr>
      </w:pPr>
      <w:r>
        <w:rPr>
          <w:color w:val="000000"/>
        </w:rPr>
      </w:r>
    </w:p>
    <w:p>
      <w:pPr>
        <w:pStyle w:val="Heading1"/>
        <w:ind w:hanging="0" w:start="0"/>
        <w:rPr/>
      </w:pPr>
      <w:r>
        <w:rPr/>
        <w:t>G. 1.2.6.3. Mise en oeuvre</w:t>
      </w:r>
    </w:p>
    <w:p>
      <w:pPr>
        <w:pStyle w:val="Normal"/>
        <w:tabs>
          <w:tab w:val="left" w:pos="567" w:leader="none"/>
        </w:tabs>
        <w:spacing w:lineRule="atLeast" w:line="300"/>
        <w:jc w:val="both"/>
        <w:rPr>
          <w:b/>
          <w:color w:val="000000"/>
        </w:rPr>
      </w:pPr>
      <w:r>
        <w:rPr>
          <w:b/>
          <w:color w:val="000000"/>
        </w:rPr>
      </w:r>
    </w:p>
    <w:p>
      <w:pPr>
        <w:pStyle w:val="Corpsdetexte3"/>
        <w:pBdr>
          <w:top w:val="single" w:sz="12" w:space="1" w:color="000000"/>
          <w:left w:val="single" w:sz="12" w:space="4" w:color="000000"/>
          <w:bottom w:val="single" w:sz="12" w:space="1" w:color="000000"/>
          <w:right w:val="single" w:sz="12" w:space="4" w:color="000000"/>
        </w:pBdr>
        <w:jc w:val="both"/>
        <w:rPr>
          <w:i w:val="false"/>
        </w:rPr>
      </w:pPr>
      <w:r>
        <w:rPr>
          <w:i w:val="false"/>
        </w:rPr>
        <w:t>Indiquer si la mise en œuvre en deux couches de bétons de compositions différentes est imposée et préciser leurs types.</w:t>
      </w:r>
    </w:p>
    <w:p>
      <w:pPr>
        <w:pStyle w:val="Normal"/>
        <w:tabs>
          <w:tab w:val="left" w:pos="567" w:leader="none"/>
        </w:tabs>
        <w:spacing w:lineRule="atLeast" w:line="300"/>
        <w:jc w:val="both"/>
        <w:rPr>
          <w:b/>
          <w:i/>
          <w:color w:val="000000"/>
        </w:rPr>
      </w:pPr>
      <w:r>
        <w:rPr>
          <w:b/>
          <w:i/>
          <w:color w:val="000000"/>
        </w:rPr>
      </w:r>
    </w:p>
    <w:p>
      <w:pPr>
        <w:pStyle w:val="Corpsdetexte3"/>
        <w:jc w:val="both"/>
        <w:rPr/>
      </w:pPr>
      <w:r>
        <w:rPr/>
        <w:t>La mise en œuvre du béton en 2 couches de compositions différentes, béton frais sur béton frais, peut s’indiquer dans certains cas, notamment:</w:t>
      </w:r>
    </w:p>
    <w:p>
      <w:pPr>
        <w:pStyle w:val="Corpsdetexte3"/>
        <w:numPr>
          <w:ilvl w:val="0"/>
          <w:numId w:val="12"/>
        </w:numPr>
        <w:jc w:val="both"/>
        <w:rPr/>
      </w:pPr>
      <w:r>
        <w:rPr/>
        <w:t>utilisation dans la couche supérieure de granulats à haut PSV (amélioration de la rugosité), de granulats fins (réduction du bruit), de granulats colorés (esthétique/visibilité) ou de béton coloré</w:t>
      </w:r>
    </w:p>
    <w:p>
      <w:pPr>
        <w:pStyle w:val="Corpsdetexte3"/>
        <w:numPr>
          <w:ilvl w:val="0"/>
          <w:numId w:val="12"/>
        </w:numPr>
        <w:jc w:val="both"/>
        <w:rPr/>
      </w:pPr>
      <w:r>
        <w:rPr/>
        <w:t>utilisation dans la couche inférieure de granulats de débris de béton.</w:t>
      </w:r>
    </w:p>
    <w:p>
      <w:pPr>
        <w:pStyle w:val="Normal"/>
        <w:tabs>
          <w:tab w:val="left" w:pos="567" w:leader="none"/>
        </w:tabs>
        <w:spacing w:lineRule="atLeast" w:line="300"/>
        <w:jc w:val="both"/>
        <w:rPr>
          <w:b/>
          <w:color w:val="000000"/>
        </w:rPr>
      </w:pPr>
      <w:r>
        <w:rPr>
          <w:b/>
          <w:color w:val="000000"/>
        </w:rPr>
      </w:r>
    </w:p>
    <w:p>
      <w:pPr>
        <w:pStyle w:val="Normal"/>
        <w:tabs>
          <w:tab w:val="left" w:pos="567" w:leader="none"/>
        </w:tabs>
        <w:spacing w:lineRule="atLeast" w:line="300"/>
        <w:jc w:val="both"/>
        <w:rPr>
          <w:i/>
          <w:color w:val="000000"/>
        </w:rPr>
      </w:pPr>
      <w:r>
        <w:rPr>
          <w:i/>
          <w:color w:val="000000"/>
        </w:rPr>
        <w:t>Tout autre système de commande automatique du dispositif de réglage doit être agréé préalablement par le fonctionnaire dirigeant, comme par exemple:</w:t>
      </w:r>
    </w:p>
    <w:p>
      <w:pPr>
        <w:pStyle w:val="Normal"/>
        <w:numPr>
          <w:ilvl w:val="0"/>
          <w:numId w:val="2"/>
        </w:numPr>
        <w:tabs>
          <w:tab w:val="clear" w:pos="567"/>
          <w:tab w:val="left" w:pos="851" w:leader="none"/>
        </w:tabs>
        <w:spacing w:lineRule="atLeast" w:line="300"/>
        <w:jc w:val="both"/>
        <w:rPr>
          <w:i/>
          <w:color w:val="000000"/>
        </w:rPr>
      </w:pPr>
      <w:r>
        <w:rPr>
          <w:i/>
          <w:color w:val="000000"/>
        </w:rPr>
        <w:t>un système permettant d’assujettir le profil en long des bords de la bande en cours de pose à un ski glissant sur la bande adjacente. La longueur de ce ski est alors de 6 m minimum</w:t>
      </w:r>
    </w:p>
    <w:p>
      <w:pPr>
        <w:pStyle w:val="Normal"/>
        <w:numPr>
          <w:ilvl w:val="0"/>
          <w:numId w:val="2"/>
        </w:numPr>
        <w:tabs>
          <w:tab w:val="clear" w:pos="567"/>
          <w:tab w:val="left" w:pos="851" w:leader="none"/>
        </w:tabs>
        <w:spacing w:lineRule="atLeast" w:line="300"/>
        <w:jc w:val="both"/>
        <w:rPr>
          <w:i/>
          <w:color w:val="000000"/>
        </w:rPr>
      </w:pPr>
      <w:r>
        <w:rPr>
          <w:i/>
          <w:color w:val="000000"/>
        </w:rPr>
        <w:t>si la pente transversale est commandée en cours de pose par un dispositif automatique et si la largeur de pose est inférieure ou égale à 4 m, il suffit qu’un seul des deux côtés soit assujetti.</w:t>
      </w:r>
    </w:p>
    <w:p>
      <w:pPr>
        <w:pStyle w:val="Normal"/>
        <w:tabs>
          <w:tab w:val="clear" w:pos="567"/>
          <w:tab w:val="left" w:pos="851" w:leader="none"/>
        </w:tabs>
        <w:spacing w:lineRule="atLeast" w:line="300"/>
        <w:jc w:val="both"/>
        <w:rPr>
          <w:i/>
          <w:color w:val="000000"/>
          <w:u w:val="single"/>
        </w:rPr>
      </w:pPr>
      <w:r>
        <w:rPr>
          <w:i/>
          <w:color w:val="000000"/>
          <w:u w:val="single"/>
        </w:rPr>
      </w:r>
    </w:p>
    <w:p>
      <w:pPr>
        <w:pStyle w:val="Normal"/>
        <w:tabs>
          <w:tab w:val="clear" w:pos="567"/>
          <w:tab w:val="left" w:pos="851" w:leader="none"/>
        </w:tabs>
        <w:spacing w:lineRule="atLeast" w:line="300"/>
        <w:jc w:val="both"/>
        <w:rPr>
          <w:color w:val="000000"/>
          <w:u w:val="single"/>
        </w:rPr>
      </w:pPr>
      <w:r>
        <w:rPr>
          <w:color w:val="000000"/>
          <w:u w:val="single"/>
        </w:rPr>
      </w:r>
    </w:p>
    <w:p>
      <w:pPr>
        <w:pStyle w:val="Heading1"/>
        <w:ind w:hanging="0" w:start="0"/>
        <w:rPr/>
      </w:pPr>
      <w:r>
        <w:rPr/>
        <w:t>G. 1.2.7.1.1. Joints de construction (TRANSVERSAUX)</w:t>
      </w:r>
    </w:p>
    <w:p>
      <w:pPr>
        <w:pStyle w:val="Normal"/>
        <w:tabs>
          <w:tab w:val="clear" w:pos="567"/>
          <w:tab w:val="left" w:pos="851" w:leader="none"/>
        </w:tabs>
        <w:spacing w:lineRule="atLeast" w:line="300"/>
        <w:jc w:val="both"/>
        <w:rPr>
          <w:color w:val="000000"/>
          <w:u w:val="single"/>
        </w:rPr>
      </w:pPr>
      <w:r>
        <w:rPr>
          <w:color w:val="000000"/>
          <w:u w:val="single"/>
        </w:rPr>
      </w:r>
    </w:p>
    <w:p>
      <w:pPr>
        <w:pStyle w:val="Normal"/>
        <w:tabs>
          <w:tab w:val="clear" w:pos="567"/>
          <w:tab w:val="left" w:pos="851" w:leader="none"/>
        </w:tabs>
        <w:spacing w:lineRule="atLeast" w:line="300"/>
        <w:jc w:val="both"/>
        <w:rPr/>
      </w:pPr>
      <w:r>
        <w:rPr>
          <w:i/>
          <w:color w:val="000000"/>
        </w:rPr>
        <w:t xml:space="preserve">Dans le cas où le revêtement en béton est posé avant l’enrobé adjacent, le joint est scellé au moyen d’une bande préfabriquée en bitume (cfr. </w:t>
      </w:r>
      <w:r>
        <w:rPr>
          <w:i/>
          <w:color w:val="0000FF"/>
        </w:rPr>
        <w:t>G. 2.2.8.7.3</w:t>
      </w:r>
      <w:r>
        <w:rPr>
          <w:i/>
          <w:color w:val="000000"/>
        </w:rPr>
        <w:t>).</w:t>
      </w:r>
    </w:p>
    <w:p>
      <w:pPr>
        <w:pStyle w:val="Normal"/>
        <w:tabs>
          <w:tab w:val="clear" w:pos="567"/>
          <w:tab w:val="left" w:pos="851" w:leader="none"/>
        </w:tabs>
        <w:spacing w:lineRule="atLeast" w:line="300"/>
        <w:jc w:val="both"/>
        <w:rPr>
          <w:i/>
          <w:color w:val="000000"/>
        </w:rPr>
      </w:pPr>
      <w:r>
        <w:rPr>
          <w:i/>
          <w:color w:val="000000"/>
        </w:rPr>
        <w:t>Les joints de construction entre dalles bétonnées, goujonnés si requis, sont une charge d’entreprise.</w:t>
      </w:r>
    </w:p>
    <w:p>
      <w:pPr>
        <w:pStyle w:val="Normal"/>
        <w:tabs>
          <w:tab w:val="clear" w:pos="567"/>
          <w:tab w:val="left" w:pos="851" w:leader="none"/>
        </w:tabs>
        <w:spacing w:lineRule="atLeast" w:line="300"/>
        <w:jc w:val="both"/>
        <w:rPr>
          <w:i/>
          <w:color w:val="000000"/>
          <w:u w:val="single"/>
        </w:rPr>
      </w:pPr>
      <w:r>
        <w:rPr>
          <w:i/>
          <w:color w:val="000000"/>
          <w:u w:val="single"/>
        </w:rPr>
      </w:r>
    </w:p>
    <w:p>
      <w:pPr>
        <w:pStyle w:val="Normal"/>
        <w:tabs>
          <w:tab w:val="clear" w:pos="567"/>
          <w:tab w:val="left" w:pos="851" w:leader="none"/>
        </w:tabs>
        <w:spacing w:lineRule="atLeast" w:line="300"/>
        <w:jc w:val="both"/>
        <w:rPr>
          <w:color w:val="000000"/>
          <w:u w:val="single"/>
        </w:rPr>
      </w:pPr>
      <w:r>
        <w:rPr>
          <w:color w:val="000000"/>
          <w:u w:val="single"/>
        </w:rPr>
      </w:r>
    </w:p>
    <w:p>
      <w:pPr>
        <w:pStyle w:val="Heading1"/>
        <w:ind w:hanging="0" w:start="0"/>
        <w:rPr/>
      </w:pPr>
      <w:r>
        <w:rPr/>
        <w:t>G. 1.2.7.1.2. Joints de retrait des revêtements discontinus</w:t>
      </w:r>
    </w:p>
    <w:p>
      <w:pPr>
        <w:pStyle w:val="Normal"/>
        <w:tabs>
          <w:tab w:val="left" w:pos="567"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Préciser l’emplacement de ces joints dans les cas particuliers (giratoires, pattes d’oies,</w:t>
      </w:r>
      <w:r>
        <w:rPr>
          <w:color w:val="FF0000"/>
        </w:rPr>
        <w:t xml:space="preserve"> </w:t>
      </w:r>
      <w:r>
        <w:rPr>
          <w:color w:val="000000"/>
        </w:rPr>
        <w:t>aménagements urbains, ...).</w:t>
      </w:r>
    </w:p>
    <w:p>
      <w:pPr>
        <w:pStyle w:val="Normal"/>
        <w:tabs>
          <w:tab w:val="clear" w:pos="567"/>
          <w:tab w:val="left" w:pos="851" w:leader="none"/>
        </w:tabs>
        <w:spacing w:lineRule="atLeast" w:line="300"/>
        <w:jc w:val="both"/>
        <w:rPr>
          <w:color w:val="000000"/>
        </w:rPr>
      </w:pPr>
      <w:r>
        <w:rPr>
          <w:color w:val="000000"/>
        </w:rPr>
      </w:r>
    </w:p>
    <w:p>
      <w:pPr>
        <w:pStyle w:val="BodyText"/>
        <w:tabs>
          <w:tab w:val="clear" w:pos="567"/>
          <w:tab w:val="left" w:pos="851" w:leader="none"/>
        </w:tabs>
        <w:rPr/>
      </w:pPr>
      <w:r>
        <w:rPr/>
        <w:t>Dans les cas précités, il est conseillé d’établir un plan de dalles précisant les joints et armatures prévus.</w:t>
      </w:r>
    </w:p>
    <w:p>
      <w:pPr>
        <w:pStyle w:val="BodyText"/>
        <w:tabs>
          <w:tab w:val="clear" w:pos="567"/>
          <w:tab w:val="left" w:pos="851" w:leader="none"/>
        </w:tabs>
        <w:rPr/>
      </w:pPr>
      <w:r>
        <w:rPr/>
        <w:t>Les joints de retrait, goujonnés si requis, sont une charge d’entreprise.</w:t>
      </w:r>
    </w:p>
    <w:p>
      <w:pPr>
        <w:pStyle w:val="BodyText"/>
        <w:tabs>
          <w:tab w:val="clear" w:pos="567"/>
          <w:tab w:val="left" w:pos="851" w:leader="none"/>
        </w:tabs>
        <w:rPr/>
      </w:pPr>
      <w:r>
        <w:rPr/>
      </w:r>
    </w:p>
    <w:p>
      <w:pPr>
        <w:pStyle w:val="BodyText"/>
        <w:tabs>
          <w:tab w:val="clear" w:pos="567"/>
          <w:tab w:val="left" w:pos="851" w:leader="none"/>
        </w:tabs>
        <w:rPr/>
      </w:pPr>
      <w:r>
        <w:rPr/>
      </w:r>
    </w:p>
    <w:p>
      <w:pPr>
        <w:pStyle w:val="Heading1"/>
        <w:ind w:hanging="0" w:start="0"/>
        <w:rPr/>
      </w:pPr>
      <w:r>
        <w:rPr/>
        <w:t>G. 1.2.7.1.3. Joints de DILATATION</w:t>
      </w:r>
    </w:p>
    <w:p>
      <w:pPr>
        <w:pStyle w:val="Normal"/>
        <w:tabs>
          <w:tab w:val="left" w:pos="567"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l’emplacement des joints.</w:t>
      </w:r>
    </w:p>
    <w:p>
      <w:pPr>
        <w:pStyle w:val="Heading1"/>
        <w:ind w:hanging="0" w:start="0"/>
        <w:rPr>
          <w:color w:val="000000"/>
        </w:rPr>
      </w:pPr>
      <w:r>
        <w:rPr>
          <w:color w:val="000000"/>
        </w:rPr>
      </w:r>
    </w:p>
    <w:p>
      <w:pPr>
        <w:pStyle w:val="Heading1"/>
        <w:ind w:hanging="0" w:start="0"/>
        <w:rPr/>
      </w:pPr>
      <w:r>
        <w:rPr/>
      </w:r>
    </w:p>
    <w:p>
      <w:pPr>
        <w:pStyle w:val="Heading1"/>
        <w:ind w:hanging="0" w:start="0"/>
        <w:rPr/>
      </w:pPr>
      <w:r>
        <w:rPr/>
        <w:t>G. 1.2.7.2. Joints longitudinaux</w:t>
      </w:r>
    </w:p>
    <w:p>
      <w:pPr>
        <w:pStyle w:val="Normal"/>
        <w:tabs>
          <w:tab w:val="left" w:pos="567"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l’emplacement.</w:t>
      </w:r>
    </w:p>
    <w:p>
      <w:pPr>
        <w:pStyle w:val="Normal"/>
        <w:tabs>
          <w:tab w:val="left" w:pos="567" w:leader="none"/>
        </w:tabs>
        <w:spacing w:lineRule="atLeast" w:line="300"/>
        <w:jc w:val="both"/>
        <w:rPr>
          <w:color w:val="000000"/>
        </w:rPr>
      </w:pPr>
      <w:r>
        <w:rPr>
          <w:color w:val="000000"/>
        </w:rPr>
      </w:r>
    </w:p>
    <w:p>
      <w:pPr>
        <w:pStyle w:val="Normal"/>
        <w:tabs>
          <w:tab w:val="left" w:pos="567" w:leader="none"/>
        </w:tabs>
        <w:spacing w:lineRule="atLeast" w:line="300"/>
        <w:jc w:val="both"/>
        <w:rPr>
          <w:color w:val="000000"/>
        </w:rPr>
      </w:pPr>
      <w:r>
        <w:rPr>
          <w:color w:val="000000"/>
        </w:rPr>
      </w:r>
    </w:p>
    <w:p>
      <w:pPr>
        <w:pStyle w:val="Heading1"/>
        <w:ind w:hanging="0" w:start="0"/>
        <w:rPr/>
      </w:pPr>
      <w:r>
        <w:rPr/>
        <w:t>G. 1.2.7.2.1. Joints DE CONSTRUCTION</w:t>
      </w:r>
    </w:p>
    <w:p>
      <w:pPr>
        <w:pStyle w:val="Normal"/>
        <w:tabs>
          <w:tab w:val="left" w:pos="567"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l'emploi éventuel de barres d'ancrage.</w:t>
      </w:r>
    </w:p>
    <w:p>
      <w:pPr>
        <w:pStyle w:val="Heading1"/>
        <w:ind w:hanging="0" w:start="0"/>
        <w:rPr>
          <w:color w:val="000000"/>
        </w:rPr>
      </w:pPr>
      <w:r>
        <w:rPr>
          <w:color w:val="000000"/>
        </w:rPr>
      </w:r>
    </w:p>
    <w:p>
      <w:pPr>
        <w:pStyle w:val="Heading1"/>
        <w:ind w:hanging="0" w:start="0"/>
        <w:rPr/>
      </w:pPr>
      <w:r>
        <w:rPr/>
      </w:r>
    </w:p>
    <w:p>
      <w:pPr>
        <w:pStyle w:val="Heading1"/>
        <w:ind w:hanging="0" w:start="0"/>
        <w:rPr/>
      </w:pPr>
      <w:r>
        <w:rPr/>
        <w:t>G. 1.2.7.5. Scellement des joints</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5387" w:leader="none"/>
        </w:tabs>
        <w:spacing w:lineRule="atLeast" w:line="300"/>
        <w:jc w:val="both"/>
        <w:rPr/>
      </w:pPr>
      <w:r>
        <w:rPr>
          <w:color w:val="000000"/>
        </w:rPr>
        <w:t>Préciser le type de scellement (masse à chaud, à froid ou profilé en néoprène).</w:t>
      </w:r>
    </w:p>
    <w:p>
      <w:pPr>
        <w:pStyle w:val="Normal"/>
        <w:spacing w:lineRule="atLeast" w:line="300"/>
        <w:jc w:val="both"/>
        <w:rPr>
          <w:color w:val="000000"/>
        </w:rPr>
      </w:pPr>
      <w:r>
        <w:rPr>
          <w:color w:val="000000"/>
        </w:rPr>
      </w:r>
    </w:p>
    <w:p>
      <w:pPr>
        <w:pStyle w:val="Normal"/>
        <w:numPr>
          <w:ilvl w:val="0"/>
          <w:numId w:val="0"/>
        </w:numPr>
        <w:outlineLvl w:val="3"/>
        <w:rPr>
          <w:rFonts w:ascii="Arial Gras" w:hAnsi="Arial Gras" w:cs="Arial Gras"/>
          <w:b/>
          <w:caps/>
          <w:color w:val="FF0000"/>
        </w:rPr>
      </w:pPr>
      <w:r>
        <w:rPr>
          <w:rFonts w:cs="Arial Gras" w:ascii="Arial Gras" w:hAnsi="Arial Gras"/>
          <w:b/>
          <w:caps/>
          <w:color w:val="FF0000"/>
        </w:rPr>
        <w:t>G. 1.2.7.6. joints TRANSVERSAUX ENTRE REVETEMENT EN BETON ET REVETEMENT BITUMINEUX</w:t>
      </w:r>
    </w:p>
    <w:p>
      <w:pPr>
        <w:pStyle w:val="Normal"/>
        <w:tabs>
          <w:tab w:val="left" w:pos="567" w:leader="none"/>
        </w:tabs>
        <w:spacing w:lineRule="atLeast" w:line="300"/>
        <w:jc w:val="both"/>
        <w:rPr>
          <w:rFonts w:ascii="Arial Gras" w:hAnsi="Arial Gras" w:cs="Arial Gras"/>
          <w:b/>
          <w:caps/>
          <w:color w:val="000000"/>
        </w:rPr>
      </w:pPr>
      <w:r>
        <w:rPr>
          <w:rFonts w:cs="Arial Gras" w:ascii="Arial Gras" w:hAnsi="Arial Gras"/>
          <w:b/>
          <w:caps/>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5387" w:leader="none"/>
        </w:tabs>
        <w:spacing w:lineRule="atLeast" w:line="300"/>
        <w:jc w:val="both"/>
        <w:rPr/>
      </w:pPr>
      <w:r>
        <w:rPr>
          <w:color w:val="FF0000"/>
        </w:rPr>
        <w:t>Pour le paiement du poste, utiliser le poste normalisé M3560 – Réparation localisée durable de revêtements hydrocarbonés: joint transversal entre revêtement en béton et revêtement hydrocarboné (en attendant la création d'un poste normalisé du chapitre G).</w:t>
      </w:r>
    </w:p>
    <w:p>
      <w:pPr>
        <w:pStyle w:val="Normal"/>
        <w:tabs>
          <w:tab w:val="left" w:pos="567" w:leader="none"/>
        </w:tabs>
        <w:spacing w:lineRule="atLeast" w:line="300"/>
        <w:jc w:val="both"/>
        <w:rPr>
          <w:b/>
          <w:color w:val="000000"/>
        </w:rPr>
      </w:pPr>
      <w:r>
        <w:rPr>
          <w:b/>
          <w:color w:val="000000"/>
        </w:rPr>
      </w:r>
    </w:p>
    <w:p>
      <w:pPr>
        <w:pStyle w:val="Heading1"/>
        <w:ind w:hanging="0" w:start="0"/>
        <w:rPr/>
      </w:pPr>
      <w:r>
        <w:rPr/>
        <w:t>G. 1.2.8. Traitement de surface</w:t>
      </w:r>
    </w:p>
    <w:p>
      <w:pPr>
        <w:pStyle w:val="Normal"/>
        <w:tabs>
          <w:tab w:val="left" w:pos="567"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5387" w:leader="none"/>
        </w:tabs>
        <w:spacing w:lineRule="atLeast" w:line="300"/>
        <w:jc w:val="both"/>
        <w:rPr>
          <w:color w:val="000000"/>
        </w:rPr>
      </w:pPr>
      <w:r>
        <w:rPr>
          <w:color w:val="000000"/>
        </w:rPr>
        <w:t>Indiquer le type de traitement de surface.</w:t>
      </w:r>
    </w:p>
    <w:p>
      <w:pPr>
        <w:pStyle w:val="Normal"/>
        <w:tabs>
          <w:tab w:val="left" w:pos="567" w:leader="none"/>
        </w:tabs>
        <w:spacing w:lineRule="atLeast" w:line="300"/>
        <w:jc w:val="both"/>
        <w:rPr>
          <w:b/>
          <w:color w:val="000000"/>
        </w:rPr>
      </w:pPr>
      <w:r>
        <w:rPr>
          <w:b/>
          <w:color w:val="000000"/>
        </w:rPr>
      </w:r>
    </w:p>
    <w:p>
      <w:pPr>
        <w:pStyle w:val="BodyText"/>
        <w:tabs>
          <w:tab w:val="left" w:pos="567" w:leader="none"/>
          <w:tab w:val="left" w:pos="851" w:leader="none"/>
        </w:tabs>
        <w:rPr/>
      </w:pPr>
      <w:r>
        <w:rPr/>
        <w:t>Le dénudage est toujours imposé sur le réseau I et sur toute chaussée où une rugosité élevée est nécessaire.</w:t>
      </w:r>
    </w:p>
    <w:p>
      <w:pPr>
        <w:pStyle w:val="BodyText"/>
        <w:tabs>
          <w:tab w:val="left" w:pos="567" w:leader="none"/>
          <w:tab w:val="left" w:pos="851" w:leader="none"/>
        </w:tabs>
        <w:rPr/>
      </w:pPr>
      <w:r>
        <w:rPr/>
        <w:t>L’impression est réservée à certaines applications urbaines impliquant une circulation lente.</w:t>
      </w:r>
    </w:p>
    <w:p>
      <w:pPr>
        <w:pStyle w:val="Normal"/>
        <w:tabs>
          <w:tab w:val="left" w:pos="567" w:leader="none"/>
          <w:tab w:val="left" w:pos="851" w:leader="none"/>
        </w:tabs>
        <w:spacing w:lineRule="atLeast" w:line="300"/>
        <w:jc w:val="both"/>
        <w:rPr>
          <w:color w:val="000000"/>
        </w:rPr>
      </w:pPr>
      <w:r>
        <w:rPr>
          <w:color w:val="000000"/>
        </w:rPr>
      </w:r>
    </w:p>
    <w:p>
      <w:pPr>
        <w:pStyle w:val="Normal"/>
        <w:tabs>
          <w:tab w:val="left" w:pos="567" w:leader="none"/>
          <w:tab w:val="left" w:pos="851" w:leader="none"/>
        </w:tabs>
        <w:spacing w:lineRule="atLeast" w:line="300"/>
        <w:jc w:val="both"/>
        <w:rPr>
          <w:color w:val="000000"/>
        </w:rPr>
      </w:pPr>
      <w:r>
        <w:rPr>
          <w:color w:val="000000"/>
        </w:rPr>
      </w:r>
    </w:p>
    <w:p>
      <w:pPr>
        <w:pStyle w:val="Heading1"/>
        <w:ind w:hanging="0" w:start="0"/>
        <w:rPr/>
      </w:pPr>
      <w:r>
        <w:rPr/>
        <w:t>G. 1.2.8.1. Traitement de surface – Brossage</w:t>
      </w:r>
    </w:p>
    <w:p>
      <w:pPr>
        <w:pStyle w:val="Normal"/>
        <w:tabs>
          <w:tab w:val="clear" w:pos="567"/>
          <w:tab w:val="left" w:pos="851"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Pour le réseau III, indiquer si le brossage est autorisé dans le sens longitudinal.</w:t>
      </w:r>
    </w:p>
    <w:p>
      <w:pPr>
        <w:pStyle w:val="Normal"/>
        <w:tabs>
          <w:tab w:val="left" w:pos="567" w:leader="none"/>
          <w:tab w:val="left" w:pos="851" w:leader="none"/>
        </w:tabs>
        <w:spacing w:lineRule="atLeast" w:line="300"/>
        <w:jc w:val="both"/>
        <w:rPr>
          <w:color w:val="000000"/>
        </w:rPr>
      </w:pPr>
      <w:r>
        <w:rPr>
          <w:color w:val="000000"/>
        </w:rPr>
      </w:r>
    </w:p>
    <w:p>
      <w:pPr>
        <w:pStyle w:val="Normal"/>
        <w:tabs>
          <w:tab w:val="left" w:pos="567" w:leader="none"/>
          <w:tab w:val="left" w:pos="851" w:leader="none"/>
        </w:tabs>
        <w:spacing w:lineRule="atLeast" w:line="300"/>
        <w:jc w:val="both"/>
        <w:rPr>
          <w:color w:val="000000"/>
        </w:rPr>
      </w:pPr>
      <w:r>
        <w:rPr>
          <w:color w:val="000000"/>
        </w:rPr>
      </w:r>
    </w:p>
    <w:p>
      <w:pPr>
        <w:pStyle w:val="Heading1"/>
        <w:ind w:hanging="0" w:start="0"/>
        <w:rPr/>
      </w:pPr>
      <w:r>
        <w:rPr/>
        <w:t>G. 1.2.8.2. Traitement de surface – DENUDAGE</w:t>
      </w:r>
    </w:p>
    <w:p>
      <w:pPr>
        <w:pStyle w:val="Normal"/>
        <w:tabs>
          <w:tab w:val="left" w:pos="567" w:leader="none"/>
        </w:tabs>
        <w:spacing w:lineRule="atLeast" w:line="300"/>
        <w:jc w:val="both"/>
        <w:rPr>
          <w:b/>
          <w:color w:val="000000"/>
        </w:rPr>
      </w:pPr>
      <w:r>
        <w:rPr>
          <w:b/>
          <w:color w:val="000000"/>
        </w:rPr>
      </w:r>
    </w:p>
    <w:p>
      <w:pPr>
        <w:pStyle w:val="Normal"/>
        <w:tabs>
          <w:tab w:val="left" w:pos="567" w:leader="none"/>
        </w:tabs>
        <w:spacing w:lineRule="atLeast" w:line="300"/>
        <w:jc w:val="both"/>
        <w:rPr/>
      </w:pPr>
      <w:r>
        <w:rPr>
          <w:i/>
          <w:color w:val="000000"/>
        </w:rPr>
        <w:t>L’attention est attirée sur la configuration de la machine de brossage et en particulier sur le fait qu’une brosse située à l’avant ou à l’arrière des essieux de l’engin porteur peut favoriser l’irrégularité du dénudage.</w:t>
      </w:r>
    </w:p>
    <w:p>
      <w:pPr>
        <w:pStyle w:val="Normal"/>
        <w:tabs>
          <w:tab w:val="left" w:pos="567" w:leader="none"/>
        </w:tabs>
        <w:spacing w:lineRule="atLeast" w:line="300"/>
        <w:jc w:val="both"/>
        <w:rPr>
          <w:b/>
          <w:i/>
          <w:color w:val="000000"/>
        </w:rPr>
      </w:pPr>
      <w:r>
        <w:rPr>
          <w:b/>
          <w:i/>
          <w:color w:val="000000"/>
        </w:rPr>
      </w:r>
    </w:p>
    <w:p>
      <w:pPr>
        <w:pStyle w:val="Normal"/>
        <w:tabs>
          <w:tab w:val="left" w:pos="567" w:leader="none"/>
        </w:tabs>
        <w:spacing w:lineRule="atLeast" w:line="300"/>
        <w:jc w:val="both"/>
        <w:rPr>
          <w:b/>
          <w:color w:val="000000"/>
        </w:rPr>
      </w:pPr>
      <w:r>
        <w:rPr>
          <w:b/>
          <w:color w:val="000000"/>
        </w:rPr>
      </w:r>
    </w:p>
    <w:p>
      <w:pPr>
        <w:pStyle w:val="Heading1"/>
        <w:ind w:hanging="0" w:start="0"/>
        <w:rPr/>
      </w:pPr>
      <w:r>
        <w:rPr/>
        <w:t>G. 1.2.8.3. Traitement de surface – IMPRESSION</w:t>
      </w:r>
    </w:p>
    <w:p>
      <w:pPr>
        <w:pStyle w:val="Normal"/>
        <w:spacing w:lineRule="atLeast" w:line="300"/>
        <w:jc w:val="both"/>
        <w:rPr>
          <w:b/>
          <w:color w:val="000000"/>
          <w:u w:val="single"/>
        </w:rPr>
      </w:pPr>
      <w:r>
        <w:rPr>
          <w:b/>
          <w:color w:val="000000"/>
          <w:u w:val="single"/>
        </w:rPr>
      </w:r>
    </w:p>
    <w:p>
      <w:pPr>
        <w:pStyle w:val="Puces2"/>
        <w:numPr>
          <w:ilvl w:val="0"/>
          <w:numId w:val="7"/>
        </w:numPr>
        <w:tabs>
          <w:tab w:val="clear" w:pos="284"/>
        </w:tabs>
        <w:rPr/>
      </w:pPr>
      <w:r>
        <w:rPr/>
        <w:t>Spécifier la couleur et le motif d’impression.</w:t>
      </w:r>
    </w:p>
    <w:p>
      <w:pPr>
        <w:pStyle w:val="Puces2"/>
        <w:numPr>
          <w:ilvl w:val="0"/>
          <w:numId w:val="7"/>
        </w:numPr>
        <w:tabs>
          <w:tab w:val="clear" w:pos="284"/>
        </w:tabs>
        <w:rPr/>
      </w:pPr>
      <w:r>
        <w:rPr/>
        <w:t>Spécifier les produits, les matériels spécifiques et les méthodes de travail</w:t>
      </w:r>
    </w:p>
    <w:p>
      <w:pPr>
        <w:pStyle w:val="Normal"/>
        <w:tabs>
          <w:tab w:val="clear" w:pos="567"/>
          <w:tab w:val="left" w:pos="284" w:leader="none"/>
        </w:tabs>
        <w:spacing w:lineRule="atLeast" w:line="300"/>
        <w:ind w:hanging="720" w:end="0"/>
        <w:jc w:val="both"/>
        <w:rPr>
          <w:i/>
          <w:color w:val="000000"/>
        </w:rPr>
      </w:pPr>
      <w:r>
        <w:rPr>
          <w:i/>
          <w:color w:val="000000"/>
        </w:rPr>
      </w:r>
    </w:p>
    <w:p>
      <w:pPr>
        <w:pStyle w:val="Normal"/>
        <w:spacing w:lineRule="atLeast" w:line="300"/>
        <w:jc w:val="both"/>
        <w:rPr/>
      </w:pPr>
      <w:r>
        <w:rPr>
          <w:i/>
          <w:color w:val="000000"/>
        </w:rPr>
        <w:t>L’attention est attirée sur le coût particulièrement élevé de certaines teintes. Il y a donc lieu de réserver ces produits à des zones particulières que l’on désire mettre en évidence.</w:t>
      </w:r>
    </w:p>
    <w:p>
      <w:pPr>
        <w:pStyle w:val="Normal"/>
        <w:spacing w:lineRule="atLeast" w:line="300"/>
        <w:jc w:val="both"/>
        <w:rPr>
          <w:i/>
          <w:color w:val="000000"/>
          <w:u w:val="single"/>
        </w:rPr>
      </w:pPr>
      <w:r>
        <w:rPr>
          <w:i/>
          <w:color w:val="000000"/>
          <w:u w:val="single"/>
        </w:rPr>
      </w:r>
    </w:p>
    <w:p>
      <w:pPr>
        <w:pStyle w:val="Normal"/>
        <w:spacing w:lineRule="atLeast" w:line="300"/>
        <w:jc w:val="both"/>
        <w:rPr>
          <w:color w:val="000000"/>
          <w:u w:val="single"/>
        </w:rPr>
      </w:pPr>
      <w:r>
        <w:rPr>
          <w:color w:val="000000"/>
          <w:u w:val="single"/>
        </w:rPr>
      </w:r>
    </w:p>
    <w:p>
      <w:pPr>
        <w:pStyle w:val="Heading1"/>
        <w:ind w:hanging="0" w:start="0"/>
        <w:rPr/>
      </w:pPr>
      <w:r>
        <w:rPr/>
        <w:t>G. 1.2.10.1. Protection du béton frais contre la dessicCation</w:t>
      </w:r>
    </w:p>
    <w:p>
      <w:pPr>
        <w:pStyle w:val="Normal"/>
        <w:spacing w:lineRule="atLeast" w:line="300"/>
        <w:jc w:val="both"/>
        <w:rPr>
          <w:color w:val="000000"/>
          <w:u w:val="single"/>
        </w:rPr>
      </w:pPr>
      <w:r>
        <w:rPr>
          <w:color w:val="000000"/>
          <w:u w:val="single"/>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la protection contre la dessiccation est réalisée au moyen d’une membrane étanche.</w:t>
      </w:r>
    </w:p>
    <w:p>
      <w:pPr>
        <w:pStyle w:val="Corpsdetexte3"/>
        <w:rPr>
          <w:color w:val="000000"/>
        </w:rPr>
      </w:pPr>
      <w:r>
        <w:rPr>
          <w:color w:val="000000"/>
        </w:rPr>
      </w:r>
    </w:p>
    <w:p>
      <w:pPr>
        <w:pStyle w:val="Corpsdetexte3"/>
        <w:rPr/>
      </w:pPr>
      <w:r>
        <w:rPr/>
      </w:r>
    </w:p>
    <w:p>
      <w:pPr>
        <w:pStyle w:val="Heading1"/>
        <w:ind w:hanging="0" w:start="0"/>
        <w:rPr/>
      </w:pPr>
      <w:r>
        <w:rPr/>
        <w:t>G. 1.2.11. Traitement du béton durci par PRODUIT D’IMPREGNATION</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si le béton durci subit un traitement par produit d’imprégnation.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G. 1.3.2.1. Planéité longitudinale à l’APL</w:t>
      </w:r>
    </w:p>
    <w:p>
      <w:pPr>
        <w:pStyle w:val="Normal"/>
        <w:tabs>
          <w:tab w:val="left" w:pos="567" w:leader="none"/>
        </w:tabs>
        <w:spacing w:lineRule="atLeast" w:line="300"/>
        <w:jc w:val="both"/>
        <w:rPr>
          <w:b/>
          <w:color w:val="000000"/>
        </w:rPr>
      </w:pPr>
      <w:r>
        <w:rPr>
          <w:b/>
          <w:color w:val="000000"/>
        </w:rPr>
      </w:r>
    </w:p>
    <w:p>
      <w:pPr>
        <w:pStyle w:val="Puces2"/>
        <w:numPr>
          <w:ilvl w:val="0"/>
          <w:numId w:val="7"/>
        </w:numPr>
        <w:tabs>
          <w:tab w:val="clear" w:pos="284"/>
        </w:tabs>
        <w:rPr/>
      </w:pPr>
      <w:r>
        <w:rPr/>
        <w:t>Le cas échéant, indiquer les cas particuliers où l’essai est effectué à 21,6 km/h.</w:t>
      </w:r>
    </w:p>
    <w:p>
      <w:pPr>
        <w:pStyle w:val="Puces2"/>
        <w:numPr>
          <w:ilvl w:val="0"/>
          <w:numId w:val="7"/>
        </w:numPr>
        <w:tabs>
          <w:tab w:val="clear" w:pos="284"/>
        </w:tabs>
        <w:rPr/>
      </w:pPr>
      <w:r>
        <w:rPr/>
        <w:t>Indiquer si les prescriptions relatives au CP</w:t>
      </w:r>
      <w:r>
        <w:rPr>
          <w:vertAlign w:val="subscript"/>
        </w:rPr>
        <w:t>40 m</w:t>
      </w:r>
      <w:r>
        <w:rPr/>
        <w:t xml:space="preserve"> sont d’application.</w:t>
      </w:r>
    </w:p>
    <w:p>
      <w:pPr>
        <w:pStyle w:val="Puces2"/>
        <w:numPr>
          <w:ilvl w:val="0"/>
          <w:numId w:val="7"/>
        </w:numPr>
        <w:tabs>
          <w:tab w:val="clear" w:pos="284"/>
        </w:tabs>
        <w:rPr/>
      </w:pPr>
      <w:r>
        <w:rPr/>
        <w:t>Préciser, éventuellement, les zones particulières non soumises à prescription en matière de CP</w:t>
      </w:r>
      <w:r>
        <w:rPr>
          <w:vertAlign w:val="subscript"/>
        </w:rPr>
        <w:t>10 m</w:t>
      </w:r>
      <w:r>
        <w:rPr/>
        <w:t xml:space="preserve"> voire même de CP </w:t>
      </w:r>
      <w:r>
        <w:rPr>
          <w:vertAlign w:val="subscript"/>
        </w:rPr>
        <w:t>2,5 m</w:t>
      </w:r>
    </w:p>
    <w:p>
      <w:pPr>
        <w:pStyle w:val="Normal"/>
        <w:spacing w:lineRule="atLeast" w:line="300"/>
        <w:jc w:val="both"/>
        <w:rPr>
          <w:b/>
          <w:color w:val="000000"/>
          <w:u w:val="single"/>
        </w:rPr>
      </w:pPr>
      <w:r>
        <w:rPr>
          <w:b/>
          <w:color w:val="000000"/>
          <w:u w:val="single"/>
        </w:rPr>
      </w:r>
    </w:p>
    <w:p>
      <w:pPr>
        <w:pStyle w:val="Normal"/>
        <w:numPr>
          <w:ilvl w:val="0"/>
          <w:numId w:val="13"/>
        </w:numPr>
        <w:tabs>
          <w:tab w:val="left" w:pos="567" w:leader="none"/>
        </w:tabs>
        <w:spacing w:lineRule="atLeast" w:line="300"/>
        <w:jc w:val="both"/>
        <w:rPr>
          <w:i/>
          <w:color w:val="000000"/>
        </w:rPr>
      </w:pPr>
      <w:r>
        <w:rPr>
          <w:i/>
          <w:color w:val="000000"/>
        </w:rPr>
        <w:t>Le CP</w:t>
      </w:r>
      <w:r>
        <w:rPr>
          <w:i/>
          <w:color w:val="000000"/>
          <w:vertAlign w:val="subscript"/>
        </w:rPr>
        <w:t>2,5m</w:t>
      </w:r>
      <w:r>
        <w:rPr>
          <w:i/>
          <w:color w:val="000000"/>
        </w:rPr>
        <w:t xml:space="preserve"> est directement lié au réglage de la machine de mise en œuvre.</w:t>
      </w:r>
    </w:p>
    <w:p>
      <w:pPr>
        <w:pStyle w:val="Normal"/>
        <w:numPr>
          <w:ilvl w:val="0"/>
          <w:numId w:val="13"/>
        </w:numPr>
        <w:tabs>
          <w:tab w:val="left" w:pos="567" w:leader="none"/>
        </w:tabs>
        <w:spacing w:lineRule="atLeast" w:line="300"/>
        <w:jc w:val="both"/>
        <w:rPr>
          <w:i/>
          <w:color w:val="000000"/>
        </w:rPr>
      </w:pPr>
      <w:r>
        <w:rPr>
          <w:i/>
          <w:color w:val="000000"/>
        </w:rPr>
        <w:t>Le CP</w:t>
      </w:r>
      <w:r>
        <w:rPr>
          <w:i/>
          <w:color w:val="000000"/>
          <w:vertAlign w:val="subscript"/>
        </w:rPr>
        <w:t>10m</w:t>
      </w:r>
      <w:r>
        <w:rPr>
          <w:i/>
          <w:color w:val="000000"/>
        </w:rPr>
        <w:t xml:space="preserve"> est directement lié au dispositif de guidage de la machine de mise en œuvre (fils, coffrages, ...).</w:t>
      </w:r>
    </w:p>
    <w:p>
      <w:pPr>
        <w:pStyle w:val="Normal"/>
        <w:numPr>
          <w:ilvl w:val="0"/>
          <w:numId w:val="13"/>
        </w:numPr>
        <w:tabs>
          <w:tab w:val="left" w:pos="567" w:leader="none"/>
        </w:tabs>
        <w:spacing w:lineRule="atLeast" w:line="300"/>
        <w:jc w:val="both"/>
        <w:rPr>
          <w:i/>
          <w:color w:val="000000"/>
        </w:rPr>
      </w:pPr>
      <w:r>
        <w:rPr>
          <w:i/>
          <w:color w:val="000000"/>
        </w:rPr>
        <w:t>Le CP</w:t>
      </w:r>
      <w:r>
        <w:rPr>
          <w:i/>
          <w:color w:val="000000"/>
          <w:vertAlign w:val="subscript"/>
        </w:rPr>
        <w:t>40m</w:t>
      </w:r>
      <w:r>
        <w:rPr>
          <w:i/>
          <w:color w:val="000000"/>
        </w:rPr>
        <w:t xml:space="preserve"> est directement lié au profil en long de la chaussée.</w:t>
      </w:r>
    </w:p>
    <w:p>
      <w:pPr>
        <w:pStyle w:val="Normal"/>
        <w:spacing w:lineRule="atLeast" w:line="300"/>
        <w:jc w:val="both"/>
        <w:rPr>
          <w:b/>
          <w:i/>
          <w:color w:val="000000"/>
        </w:rPr>
      </w:pPr>
      <w:r>
        <w:rPr>
          <w:b/>
          <w:i/>
          <w:color w:val="000000"/>
        </w:rPr>
      </w:r>
    </w:p>
    <w:p>
      <w:pPr>
        <w:pStyle w:val="Normal"/>
        <w:spacing w:lineRule="atLeast" w:line="300"/>
        <w:jc w:val="both"/>
        <w:rPr>
          <w:b/>
          <w:color w:val="000000"/>
        </w:rPr>
      </w:pPr>
      <w:r>
        <w:rPr>
          <w:b/>
          <w:color w:val="000000"/>
        </w:rPr>
      </w:r>
    </w:p>
    <w:p>
      <w:pPr>
        <w:pStyle w:val="Heading1"/>
        <w:ind w:hanging="0" w:start="0"/>
        <w:rPr/>
      </w:pPr>
      <w:r>
        <w:rPr/>
        <w:t xml:space="preserve">G. 1.3.2.3. Coéfficient de frottement transversal </w:t>
        <w:tab/>
        <w:br/>
        <w:t>ET G. 1.3.2.4. – COEFFICIENT DE FROTTEMENT LONGITUDINAL</w:t>
      </w:r>
    </w:p>
    <w:p>
      <w:pPr>
        <w:pStyle w:val="Normal"/>
        <w:spacing w:lineRule="atLeast" w:line="300"/>
        <w:jc w:val="both"/>
        <w:rPr>
          <w:b/>
          <w:color w:val="000000"/>
        </w:rPr>
      </w:pPr>
      <w:r>
        <w:rPr>
          <w:b/>
          <w:color w:val="000000"/>
        </w:rPr>
      </w:r>
    </w:p>
    <w:p>
      <w:pPr>
        <w:pStyle w:val="Normal"/>
        <w:spacing w:lineRule="atLeast" w:line="300"/>
        <w:jc w:val="both"/>
        <w:rPr/>
      </w:pPr>
      <w:r>
        <w:rPr>
          <w:i/>
          <w:color w:val="000000"/>
        </w:rPr>
        <w:t>La rugosité dépend à la fois de la macrotexture et de la microtexture du revêtement. La première dépend de la composition du béton et de son traitement de surface, tandis que la seconde est liée aux caractéristiques de la pierre, traduites principalement par le coefficient de polissage accéléré (PSV).</w:t>
      </w:r>
    </w:p>
    <w:p>
      <w:pPr>
        <w:pStyle w:val="Normal"/>
        <w:spacing w:lineRule="atLeast" w:line="300"/>
        <w:jc w:val="both"/>
        <w:rPr/>
      </w:pPr>
      <w:r>
        <w:rPr>
          <w:i/>
          <w:color w:val="000000"/>
        </w:rPr>
        <w:t>L’attention est attirée sur le fait qu’il peut être nécessaire, si l’on désire imposer des SFCS et/ou des LFCG plus élevés que ceux prévus au CCT QUALIROUTES, d’imposer également un relèvement des valeurs de PSV.</w:t>
      </w:r>
    </w:p>
    <w:p>
      <w:pPr>
        <w:pStyle w:val="Normal"/>
        <w:spacing w:lineRule="atLeast" w:line="300"/>
        <w:jc w:val="both"/>
        <w:rPr>
          <w:b/>
          <w:i/>
          <w:color w:val="000000"/>
        </w:rPr>
      </w:pPr>
      <w:r>
        <w:rPr>
          <w:b/>
          <w:i/>
          <w:color w:val="000000"/>
        </w:rPr>
      </w:r>
    </w:p>
    <w:p>
      <w:pPr>
        <w:pStyle w:val="Normal"/>
        <w:spacing w:lineRule="atLeast" w:line="300"/>
        <w:jc w:val="both"/>
        <w:rPr>
          <w:b/>
          <w:color w:val="000000"/>
        </w:rPr>
      </w:pPr>
      <w:r>
        <w:rPr>
          <w:b/>
          <w:color w:val="000000"/>
        </w:rPr>
      </w:r>
    </w:p>
    <w:p>
      <w:pPr>
        <w:pStyle w:val="Heading1"/>
        <w:ind w:hanging="0" w:start="0"/>
        <w:rPr/>
      </w:pPr>
      <w:r>
        <w:rPr/>
        <w:t>G. 1.3.2.5. TEXTURE DE SURFACE</w:t>
      </w:r>
    </w:p>
    <w:p>
      <w:pPr>
        <w:pStyle w:val="Normal"/>
        <w:spacing w:lineRule="atLeast" w:line="300"/>
        <w:jc w:val="both"/>
        <w:rPr>
          <w:b/>
          <w:color w:val="000000"/>
        </w:rPr>
      </w:pPr>
      <w:r>
        <w:rPr>
          <w:b/>
          <w:color w:val="000000"/>
        </w:rPr>
      </w:r>
    </w:p>
    <w:p>
      <w:pPr>
        <w:pStyle w:val="Corpsdetexte3"/>
        <w:pBdr>
          <w:top w:val="single" w:sz="12" w:space="1" w:color="000000"/>
          <w:left w:val="single" w:sz="12" w:space="4" w:color="000000"/>
          <w:bottom w:val="single" w:sz="12" w:space="1" w:color="000000"/>
          <w:right w:val="single" w:sz="12" w:space="4" w:color="000000"/>
        </w:pBdr>
        <w:jc w:val="both"/>
        <w:rPr>
          <w:i w:val="false"/>
        </w:rPr>
      </w:pPr>
      <w:r>
        <w:rPr>
          <w:i w:val="false"/>
        </w:rPr>
        <w:t>Préciser si la texture est d’application et les valeurs imposées.</w:t>
      </w:r>
    </w:p>
    <w:p>
      <w:pPr>
        <w:pStyle w:val="Normal"/>
        <w:spacing w:lineRule="atLeast" w:line="300"/>
        <w:jc w:val="both"/>
        <w:rPr>
          <w:b/>
          <w:i/>
          <w:color w:val="000000"/>
        </w:rPr>
      </w:pPr>
      <w:r>
        <w:rPr>
          <w:b/>
          <w:i/>
          <w:color w:val="000000"/>
        </w:rPr>
      </w:r>
    </w:p>
    <w:p>
      <w:pPr>
        <w:pStyle w:val="Heading9"/>
        <w:ind w:hanging="0" w:start="0"/>
        <w:rPr/>
      </w:pPr>
      <w:r>
        <w:rPr/>
        <w:t xml:space="preserve">A titre d’exemple, </w:t>
        <w:tab/>
        <w:t xml:space="preserve">pour les bétons brossés: PMT </w:t>
      </w:r>
      <w:r>
        <w:rPr>
          <w:rFonts w:eastAsia="Symbol" w:cs="Symbol" w:ascii="Symbol" w:hAnsi="Symbol"/>
        </w:rPr>
        <w:sym w:font="Symbol" w:char="f0b3"/>
      </w:r>
      <w:r>
        <w:rPr/>
        <w:t xml:space="preserve"> 0,75 mm</w:t>
      </w:r>
    </w:p>
    <w:p>
      <w:pPr>
        <w:pStyle w:val="BodyText"/>
        <w:tabs>
          <w:tab w:val="clear" w:pos="567"/>
          <w:tab w:val="left" w:pos="1985" w:leader="none"/>
          <w:tab w:val="left" w:pos="5103" w:leader="none"/>
        </w:tabs>
        <w:spacing w:lineRule="atLeast" w:line="300"/>
        <w:rPr/>
      </w:pPr>
      <w:r>
        <w:rPr/>
        <w:tab/>
        <w:t xml:space="preserve">pour les bétons dénudés: PMT </w:t>
      </w:r>
      <w:r>
        <w:rPr>
          <w:rFonts w:eastAsia="Symbol" w:cs="Symbol" w:ascii="Symbol" w:hAnsi="Symbol"/>
        </w:rPr>
        <w:sym w:font="Symbol" w:char="f0b3"/>
      </w:r>
      <w:r>
        <w:rPr/>
        <w:t xml:space="preserve"> 1,00 mm.</w:t>
      </w:r>
    </w:p>
    <w:p>
      <w:pPr>
        <w:pStyle w:val="Normal"/>
        <w:tabs>
          <w:tab w:val="clear" w:pos="567"/>
          <w:tab w:val="left" w:pos="1985" w:leader="none"/>
          <w:tab w:val="left" w:pos="5103" w:leader="none"/>
        </w:tabs>
        <w:spacing w:lineRule="atLeast" w:line="300"/>
        <w:jc w:val="both"/>
        <w:rPr>
          <w:i/>
          <w:color w:val="000000"/>
        </w:rPr>
      </w:pPr>
      <w:r>
        <w:rPr>
          <w:i/>
          <w:color w:val="000000"/>
        </w:rPr>
      </w:r>
    </w:p>
    <w:p>
      <w:pPr>
        <w:pStyle w:val="Normal"/>
        <w:tabs>
          <w:tab w:val="clear" w:pos="567"/>
          <w:tab w:val="left" w:pos="1985" w:leader="none"/>
          <w:tab w:val="left" w:pos="5103" w:leader="none"/>
        </w:tabs>
        <w:spacing w:lineRule="atLeast" w:line="300"/>
        <w:jc w:val="both"/>
        <w:rPr/>
      </w:pPr>
      <w:r>
        <w:rPr>
          <w:i/>
          <w:color w:val="000000"/>
        </w:rPr>
        <w:t>PMT est la profondeur moyenne de texture mesurée à la tache de sable.</w:t>
      </w:r>
    </w:p>
    <w:p>
      <w:pPr>
        <w:pStyle w:val="Normal"/>
        <w:tabs>
          <w:tab w:val="clear" w:pos="567"/>
          <w:tab w:val="left" w:pos="1985" w:leader="none"/>
          <w:tab w:val="left" w:pos="5103" w:leader="none"/>
        </w:tabs>
        <w:spacing w:lineRule="atLeast" w:line="300"/>
        <w:jc w:val="both"/>
        <w:rPr>
          <w:i/>
          <w:color w:val="000000"/>
        </w:rPr>
      </w:pPr>
      <w:r>
        <w:rPr>
          <w:i/>
          <w:color w:val="000000"/>
        </w:rPr>
        <w:t>La mesure peut également être réalisée au moyen d’un capteur laser.</w:t>
      </w:r>
    </w:p>
    <w:p>
      <w:pPr>
        <w:pStyle w:val="Normal"/>
        <w:tabs>
          <w:tab w:val="clear" w:pos="567"/>
          <w:tab w:val="left" w:pos="1985" w:leader="none"/>
          <w:tab w:val="left" w:pos="5103" w:leader="none"/>
        </w:tabs>
        <w:spacing w:lineRule="atLeast" w:line="300"/>
        <w:jc w:val="both"/>
        <w:rPr>
          <w:i/>
          <w:color w:val="000000"/>
        </w:rPr>
      </w:pPr>
      <w:r>
        <w:rPr>
          <w:i/>
          <w:color w:val="000000"/>
        </w:rPr>
      </w:r>
    </w:p>
    <w:p>
      <w:pPr>
        <w:pStyle w:val="Normal"/>
        <w:tabs>
          <w:tab w:val="clear" w:pos="567"/>
          <w:tab w:val="left" w:pos="1985" w:leader="none"/>
          <w:tab w:val="left" w:pos="5103" w:leader="none"/>
        </w:tabs>
        <w:spacing w:lineRule="atLeast" w:line="300"/>
        <w:jc w:val="both"/>
        <w:rPr>
          <w:i/>
          <w:color w:val="000000"/>
        </w:rPr>
      </w:pPr>
      <w:r>
        <w:rPr>
          <w:i/>
          <w:color w:val="000000"/>
        </w:rPr>
      </w:r>
    </w:p>
    <w:p>
      <w:pPr>
        <w:pStyle w:val="Heading1"/>
        <w:ind w:hanging="0" w:start="0"/>
        <w:rPr/>
      </w:pPr>
      <w:r>
        <w:rPr/>
        <w:t>G. 1.3.2.6. COULEUR DU BETON</w:t>
      </w:r>
    </w:p>
    <w:p>
      <w:pPr>
        <w:pStyle w:val="Normal"/>
        <w:spacing w:lineRule="atLeast" w:line="300"/>
        <w:jc w:val="both"/>
        <w:rPr>
          <w:b/>
          <w:color w:val="000000"/>
        </w:rPr>
      </w:pPr>
      <w:r>
        <w:rPr>
          <w:b/>
          <w:color w:val="000000"/>
        </w:rPr>
      </w:r>
    </w:p>
    <w:p>
      <w:pPr>
        <w:pStyle w:val="Corpsdetexte3"/>
        <w:pBdr>
          <w:top w:val="single" w:sz="12" w:space="1" w:color="000000"/>
          <w:left w:val="single" w:sz="12" w:space="4" w:color="000000"/>
          <w:bottom w:val="single" w:sz="12" w:space="1" w:color="000000"/>
          <w:right w:val="single" w:sz="12" w:space="4" w:color="000000"/>
        </w:pBdr>
        <w:jc w:val="both"/>
        <w:rPr>
          <w:i w:val="false"/>
        </w:rPr>
      </w:pPr>
      <w:r>
        <w:rPr>
          <w:i w:val="false"/>
        </w:rPr>
        <w:t xml:space="preserve">Indiquer les paramètres de chromaticité et de luminosité si la teinte est différente de celles mentionnées au </w:t>
      </w:r>
      <w:r>
        <w:rPr>
          <w:i w:val="false"/>
          <w:color w:val="0000FF"/>
        </w:rPr>
        <w:t>G. 1.3.2.6.</w:t>
      </w:r>
    </w:p>
    <w:p>
      <w:pPr>
        <w:pStyle w:val="Normal"/>
        <w:spacing w:lineRule="atLeast" w:line="300"/>
        <w:jc w:val="both"/>
        <w:rPr>
          <w:b/>
          <w:i/>
          <w:color w:val="000000"/>
        </w:rPr>
      </w:pPr>
      <w:r>
        <w:rPr>
          <w:b/>
          <w:i/>
          <w:color w:val="000000"/>
        </w:rPr>
      </w:r>
    </w:p>
    <w:p>
      <w:pPr>
        <w:pStyle w:val="Normal"/>
        <w:spacing w:lineRule="atLeast" w:line="300"/>
        <w:jc w:val="both"/>
        <w:rPr>
          <w:b/>
          <w:color w:val="000000"/>
        </w:rPr>
      </w:pPr>
      <w:r>
        <w:rPr>
          <w:b/>
          <w:color w:val="000000"/>
        </w:rPr>
      </w:r>
    </w:p>
    <w:p>
      <w:pPr>
        <w:pStyle w:val="Heading1"/>
        <w:ind w:hanging="0" w:start="0"/>
        <w:rPr/>
      </w:pPr>
      <w:r>
        <w:rPr/>
        <w:t>G. 1.4.2.1.1. Vérifications après exécution – Caractéristiques de masse du béton - Echantillonnage</w:t>
      </w:r>
    </w:p>
    <w:p>
      <w:pPr>
        <w:pStyle w:val="Normal"/>
        <w:spacing w:lineRule="atLeast" w:line="300"/>
        <w:jc w:val="both"/>
        <w:rPr>
          <w:b/>
          <w:color w:val="000000"/>
          <w:u w:val="single"/>
        </w:rPr>
      </w:pPr>
      <w:r>
        <w:rPr>
          <w:b/>
          <w:color w:val="000000"/>
          <w:u w:val="single"/>
        </w:rPr>
      </w:r>
    </w:p>
    <w:p>
      <w:pPr>
        <w:pStyle w:val="Normal"/>
        <w:pBdr>
          <w:top w:val="single" w:sz="12" w:space="1" w:color="000000"/>
          <w:left w:val="single" w:sz="12" w:space="4" w:color="000000"/>
          <w:bottom w:val="single" w:sz="12" w:space="1" w:color="000000"/>
          <w:right w:val="single" w:sz="12" w:space="4" w:color="000000"/>
        </w:pBdr>
        <w:autoSpaceDE w:val="false"/>
        <w:rPr/>
      </w:pPr>
      <w:r>
        <w:rPr>
          <w:color w:val="000000"/>
        </w:rPr>
        <w:t>Eventuellement, en fonction des difficultés d’exécution, il appartient à l’auteur de projet de déroger à la règle générale en définissant, dans les documents de marché, une catégorie B pour une superficie ≥ à 5000 m² présentant des difficultés d’exécution particulières (exemple du parking avec îlots…).</w:t>
      </w:r>
    </w:p>
    <w:p>
      <w:pPr>
        <w:pStyle w:val="Normal"/>
        <w:autoSpaceDE w:val="false"/>
        <w:rPr>
          <w:i/>
          <w:color w:val="FF0000"/>
        </w:rPr>
      </w:pPr>
      <w:r>
        <w:rPr>
          <w:i/>
          <w:color w:val="FF0000"/>
        </w:rPr>
      </w:r>
    </w:p>
    <w:p>
      <w:pPr>
        <w:pStyle w:val="Normal"/>
        <w:autoSpaceDE w:val="false"/>
        <w:rPr/>
      </w:pPr>
      <w:r>
        <w:rPr>
          <w:i/>
          <w:color w:val="000000"/>
        </w:rPr>
        <w:t>Au-delà de ça, on demande une amélioration du processus et du suivi de compactage pour avoir de meilleures valeurs de compacité relative.</w:t>
      </w:r>
    </w:p>
    <w:p>
      <w:pPr>
        <w:pStyle w:val="Normal"/>
        <w:spacing w:lineRule="atLeast" w:line="300"/>
        <w:jc w:val="both"/>
        <w:rPr>
          <w:b/>
          <w:i/>
          <w:color w:val="000000"/>
          <w:u w:val="single"/>
        </w:rPr>
      </w:pPr>
      <w:r>
        <w:rPr>
          <w:b/>
          <w:i/>
          <w:color w:val="000000"/>
          <w:u w:val="single"/>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le cas échéant, s’il est prévu de regrouper plusieurs sections.</w:t>
      </w:r>
    </w:p>
    <w:p>
      <w:pPr>
        <w:pStyle w:val="Normal"/>
        <w:spacing w:lineRule="atLeast" w:line="300"/>
        <w:jc w:val="both"/>
        <w:rPr>
          <w:b/>
          <w:color w:val="000000"/>
          <w:u w:val="single"/>
        </w:rPr>
      </w:pPr>
      <w:r>
        <w:rPr>
          <w:b/>
          <w:color w:val="000000"/>
          <w:u w:val="single"/>
        </w:rPr>
      </w:r>
    </w:p>
    <w:p>
      <w:pPr>
        <w:pStyle w:val="Normal"/>
        <w:spacing w:lineRule="atLeast" w:line="300"/>
        <w:jc w:val="both"/>
        <w:rPr>
          <w:i/>
          <w:color w:val="000000"/>
        </w:rPr>
      </w:pPr>
      <w:r>
        <w:rPr>
          <w:i/>
          <w:color w:val="000000"/>
        </w:rPr>
        <w:t>Pour les chantiers de grande surface, il est recommandé de prédéterminer les lots dans les documents de marché.</w:t>
      </w:r>
    </w:p>
    <w:p>
      <w:pPr>
        <w:pStyle w:val="Normal"/>
        <w:spacing w:lineRule="atLeast" w:line="300"/>
        <w:jc w:val="both"/>
        <w:rPr>
          <w:b/>
          <w:i/>
          <w:color w:val="000000"/>
          <w:u w:val="single"/>
        </w:rPr>
      </w:pPr>
      <w:r>
        <w:rPr>
          <w:b/>
          <w:i/>
          <w:color w:val="000000"/>
          <w:u w:val="single"/>
        </w:rPr>
      </w:r>
    </w:p>
    <w:p>
      <w:pPr>
        <w:pStyle w:val="Normal"/>
        <w:spacing w:lineRule="atLeast" w:line="300"/>
        <w:jc w:val="both"/>
        <w:rPr>
          <w:b/>
          <w:color w:val="000000"/>
          <w:u w:val="single"/>
        </w:rPr>
      </w:pPr>
      <w:r>
        <w:rPr>
          <w:b/>
          <w:color w:val="000000"/>
          <w:u w:val="single"/>
        </w:rPr>
      </w:r>
    </w:p>
    <w:p>
      <w:pPr>
        <w:pStyle w:val="Heading1"/>
        <w:ind w:hanging="0" w:start="0"/>
        <w:rPr/>
      </w:pPr>
      <w:r>
        <w:rPr/>
        <w:t>G. 1.4.2.2 Vérifications après exécution – Caractéristiques de surface</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le cas échéant, si les zones d’immobilisation constituent également des lots.</w:t>
      </w:r>
    </w:p>
    <w:p>
      <w:pPr>
        <w:pStyle w:val="Normal"/>
        <w:spacing w:lineRule="atLeast" w:line="300"/>
        <w:rPr>
          <w:color w:val="000000"/>
        </w:rPr>
      </w:pPr>
      <w:r>
        <w:rPr>
          <w:color w:val="000000"/>
        </w:rPr>
      </w:r>
    </w:p>
    <w:p>
      <w:pPr>
        <w:pStyle w:val="Normal"/>
        <w:spacing w:lineRule="atLeast" w:line="300"/>
        <w:rPr>
          <w:color w:val="000000"/>
        </w:rPr>
      </w:pPr>
      <w:r>
        <w:rPr>
          <w:color w:val="000000"/>
        </w:rPr>
      </w:r>
    </w:p>
    <w:p>
      <w:pPr>
        <w:pStyle w:val="Heading1"/>
        <w:ind w:hanging="0" w:start="0"/>
        <w:rPr/>
      </w:pPr>
      <w:r>
        <w:rPr/>
        <w:t>G. 2. REVETEMENTS BITUMINEUX</w:t>
      </w:r>
    </w:p>
    <w:p>
      <w:pPr>
        <w:pStyle w:val="Normal"/>
        <w:spacing w:lineRule="atLeast" w:line="300"/>
        <w:rPr>
          <w:color w:val="000000"/>
        </w:rPr>
      </w:pPr>
      <w:r>
        <w:rPr>
          <w:color w:val="000000"/>
        </w:rPr>
      </w:r>
    </w:p>
    <w:p>
      <w:pPr>
        <w:pStyle w:val="Normal"/>
        <w:spacing w:lineRule="atLeast" w:line="300"/>
        <w:jc w:val="both"/>
        <w:rPr>
          <w:b/>
          <w:i/>
          <w:color w:val="000000"/>
        </w:rPr>
      </w:pPr>
      <w:r>
        <w:rPr>
          <w:b/>
          <w:i/>
          <w:color w:val="000000"/>
        </w:rPr>
        <w:t>Recommandations préalables</w:t>
      </w:r>
    </w:p>
    <w:p>
      <w:pPr>
        <w:pStyle w:val="Normal"/>
        <w:spacing w:lineRule="atLeast" w:line="300"/>
        <w:rPr>
          <w:b/>
          <w:i/>
          <w:color w:val="000000"/>
        </w:rPr>
      </w:pPr>
      <w:r>
        <w:rPr>
          <w:b/>
          <w:i/>
          <w:color w:val="000000"/>
        </w:rPr>
      </w:r>
    </w:p>
    <w:p>
      <w:pPr>
        <w:pStyle w:val="Normal"/>
        <w:spacing w:lineRule="atLeast" w:line="300"/>
        <w:jc w:val="both"/>
        <w:rPr/>
      </w:pPr>
      <w:r>
        <w:rPr>
          <w:i/>
          <w:color w:val="000000"/>
        </w:rPr>
        <w:t>Les dispositions du chapitre A du présent cahier des charges type fixent le délai de garantie à 5 ans pour les revêtements.</w:t>
      </w:r>
    </w:p>
    <w:p>
      <w:pPr>
        <w:pStyle w:val="Normal"/>
        <w:spacing w:lineRule="atLeast" w:line="300"/>
        <w:jc w:val="both"/>
        <w:rPr/>
      </w:pPr>
      <w:r>
        <w:rPr>
          <w:i/>
          <w:color w:val="000000"/>
        </w:rPr>
        <w:t>Cette garantie ne porte que sur les travaux effectués par l’adjudicataire. Celui-ci ne peut être tenu pour responsable de l’état des éléments préexistants (portance de la structure, fissuration des revêtements existants maintenus, etc.) et de leur influence sur la durabilité des couches d’enrobés bitumineux qu’il doit poser.</w:t>
      </w:r>
    </w:p>
    <w:p>
      <w:pPr>
        <w:pStyle w:val="Normal"/>
        <w:spacing w:lineRule="atLeast" w:line="300"/>
        <w:jc w:val="both"/>
        <w:rPr>
          <w:i/>
          <w:color w:val="000000"/>
        </w:rPr>
      </w:pPr>
      <w:r>
        <w:rPr>
          <w:i/>
          <w:color w:val="000000"/>
        </w:rPr>
        <w:t>Pour éviter toute contestation au cours des travaux ou après exécution, il est recommandé à l’auteur du projet de procéder à un état des lieux de la route existante. Outre une inspection visuelle approfondie, ce dernier comporte, suivant les cas, des essais de planéité, de portance, des carottages visant notamment à déterminer la résistance à l’orniérage, etc.</w:t>
      </w:r>
    </w:p>
    <w:p>
      <w:pPr>
        <w:pStyle w:val="Normal"/>
        <w:spacing w:lineRule="atLeast" w:line="300"/>
        <w:jc w:val="both"/>
        <w:rPr/>
      </w:pPr>
      <w:r>
        <w:rPr>
          <w:i/>
          <w:color w:val="000000"/>
        </w:rPr>
        <w:t>Le cas échéant, ces données sont intégrées dans le cahier spécial des charges.</w:t>
      </w:r>
    </w:p>
    <w:p>
      <w:pPr>
        <w:pStyle w:val="Normal"/>
        <w:spacing w:lineRule="atLeast" w:line="300"/>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rPr>
          <w:color w:val="000000"/>
        </w:rPr>
      </w:pPr>
      <w:r>
        <w:rPr>
          <w:color w:val="000000"/>
        </w:rPr>
        <w:t>En cas de raclage-pose, introduire le texte suivant:</w:t>
      </w:r>
    </w:p>
    <w:p>
      <w:pPr>
        <w:pStyle w:val="Normal"/>
        <w:pBdr>
          <w:top w:val="single" w:sz="12" w:space="1" w:color="000000"/>
          <w:left w:val="single" w:sz="12" w:space="4" w:color="000000"/>
          <w:bottom w:val="single" w:sz="12" w:space="1" w:color="000000"/>
          <w:right w:val="single" w:sz="12" w:space="4" w:color="000000"/>
        </w:pBdr>
        <w:spacing w:lineRule="atLeast" w:line="300"/>
        <w:rPr>
          <w:color w:val="000000"/>
        </w:rPr>
      </w:pPr>
      <w:r>
        <w:rPr>
          <w:color w:val="000000"/>
        </w:rPr>
        <w:t>Après fraisage, le support existant peut présenter des fissures localisées ne mettant pas en péril la structure de la chaussée. Dans ce cadre, l'adjudicataire localise celles-ci et prévoit leur traitement en vue d'assurer la garantie prévue au présent CSC. Ce traitement peut consister au renforcement localisé de la couche de collage ou tout autre type de traitement adapté. Le type de traitement est proposé au fonctionnaire dirigeant.</w:t>
      </w:r>
    </w:p>
    <w:p>
      <w:pPr>
        <w:pStyle w:val="Normal"/>
        <w:spacing w:lineRule="atLeast" w:line="300"/>
        <w:jc w:val="both"/>
        <w:rPr>
          <w:i/>
          <w:color w:val="000000"/>
        </w:rPr>
      </w:pPr>
      <w:r>
        <w:rPr>
          <w:i/>
          <w:color w:val="000000"/>
        </w:rPr>
      </w:r>
    </w:p>
    <w:p>
      <w:pPr>
        <w:pStyle w:val="Normal"/>
        <w:spacing w:lineRule="atLeast" w:line="300"/>
        <w:rPr>
          <w:i/>
          <w:color w:val="000000"/>
        </w:rPr>
      </w:pPr>
      <w:r>
        <w:rPr>
          <w:i/>
          <w:color w:val="000000"/>
        </w:rPr>
      </w:r>
    </w:p>
    <w:p>
      <w:pPr>
        <w:pStyle w:val="Heading1"/>
        <w:ind w:hanging="0" w:start="0"/>
        <w:rPr/>
      </w:pPr>
      <w:r>
        <w:rPr/>
        <w:t>G. 2.1. DESCRIPTION</w:t>
      </w:r>
    </w:p>
    <w:p>
      <w:pPr>
        <w:pStyle w:val="Normal"/>
        <w:spacing w:lineRule="atLeast" w:line="300"/>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rPr>
          <w:color w:val="000000"/>
        </w:rPr>
      </w:pPr>
      <w:r>
        <w:rPr>
          <w:color w:val="000000"/>
        </w:rPr>
        <w:t>Spécifier la pente transversale si elle est différente de 2,5 %.</w:t>
      </w:r>
    </w:p>
    <w:p>
      <w:pPr>
        <w:pStyle w:val="Normal"/>
        <w:spacing w:lineRule="atLeast" w:line="300"/>
        <w:rPr>
          <w:color w:val="000000"/>
        </w:rPr>
      </w:pPr>
      <w:r>
        <w:rPr>
          <w:color w:val="000000"/>
        </w:rPr>
      </w:r>
    </w:p>
    <w:p>
      <w:pPr>
        <w:pStyle w:val="Puces1"/>
        <w:numPr>
          <w:ilvl w:val="0"/>
          <w:numId w:val="6"/>
        </w:numPr>
        <w:tabs>
          <w:tab w:val="clear" w:pos="284"/>
        </w:tabs>
        <w:ind w:hanging="0" w:start="0"/>
        <w:rPr/>
      </w:pPr>
      <w:r>
        <w:rPr/>
        <w:t>L’épaisseur totale des couches d’enrobés est vérifiée par QUALIDIM ou par une méthode de dimensionnement agréée par le fonctionnaire dirigeant.</w:t>
      </w:r>
    </w:p>
    <w:p>
      <w:pPr>
        <w:pStyle w:val="Puces1"/>
        <w:numPr>
          <w:ilvl w:val="0"/>
          <w:numId w:val="6"/>
        </w:numPr>
        <w:tabs>
          <w:tab w:val="clear" w:pos="284"/>
        </w:tabs>
        <w:ind w:hanging="0" w:start="0"/>
        <w:rPr/>
      </w:pPr>
      <w:r>
        <w:rPr/>
        <w:t>Pour tout chantier de faible surface, soumis à un trafic lourd il peut être fait usage d’un bitume routier, additionné (d’asphalte naturel, de polyoléfines, …).</w:t>
      </w:r>
    </w:p>
    <w:p>
      <w:pPr>
        <w:pStyle w:val="Puces1"/>
        <w:numPr>
          <w:ilvl w:val="0"/>
          <w:numId w:val="6"/>
        </w:numPr>
        <w:tabs>
          <w:tab w:val="clear" w:pos="284"/>
        </w:tabs>
        <w:ind w:hanging="0" w:start="0"/>
        <w:rPr/>
      </w:pPr>
      <w:r>
        <w:rPr/>
        <w:t>La pente transversale minimale est de 2,5 %: cette imposition est liée à l’écoulement des eaux de ruissellement sur le revêtement. Il ne peut être dérogé à cette prescription pour des raisons évidentes à moins que des dispositifs particuliers n’aient été prévus pour recueillir ces eaux lors de leur cheminement.</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tabs>
          <w:tab w:val="clear" w:pos="567"/>
          <w:tab w:val="left" w:pos="142" w:leader="none"/>
        </w:tabs>
        <w:spacing w:lineRule="atLeast" w:line="300"/>
        <w:ind w:hanging="142" w:start="142" w:end="0"/>
        <w:jc w:val="both"/>
        <w:rPr/>
      </w:pPr>
      <w:r>
        <w:rPr>
          <w:i/>
          <w:color w:val="000000"/>
        </w:rPr>
        <w:t>N.B. La législation de la Région wallonne interdit l’usage du goudron et de tous ses dérivés.</w:t>
      </w:r>
    </w:p>
    <w:p>
      <w:pPr>
        <w:pStyle w:val="Normal"/>
        <w:tabs>
          <w:tab w:val="clear" w:pos="567"/>
          <w:tab w:val="left" w:pos="142" w:leader="none"/>
        </w:tabs>
        <w:spacing w:lineRule="atLeast" w:line="300"/>
        <w:ind w:hanging="142" w:start="142" w:end="0"/>
        <w:rPr>
          <w:i/>
          <w:color w:val="000000"/>
        </w:rPr>
      </w:pPr>
      <w:r>
        <w:rPr>
          <w:i/>
          <w:color w:val="000000"/>
        </w:rPr>
      </w:r>
    </w:p>
    <w:p>
      <w:pPr>
        <w:pStyle w:val="Normal"/>
        <w:tabs>
          <w:tab w:val="clear" w:pos="567"/>
          <w:tab w:val="left" w:pos="142" w:leader="none"/>
        </w:tabs>
        <w:spacing w:lineRule="atLeast" w:line="300"/>
        <w:ind w:hanging="142" w:start="142" w:end="0"/>
        <w:rPr>
          <w:i/>
          <w:color w:val="000000"/>
        </w:rPr>
      </w:pPr>
      <w:r>
        <w:rPr>
          <w:i/>
          <w:color w:val="000000"/>
        </w:rPr>
      </w:r>
    </w:p>
    <w:p>
      <w:pPr>
        <w:pStyle w:val="Heading1"/>
        <w:ind w:hanging="0" w:start="0"/>
        <w:rPr/>
      </w:pPr>
      <w:r>
        <w:rPr/>
        <w:t>G. 2.2.1. MATERIAUX</w:t>
      </w:r>
    </w:p>
    <w:p>
      <w:pPr>
        <w:pStyle w:val="Normal"/>
        <w:tabs>
          <w:tab w:val="clear" w:pos="567"/>
          <w:tab w:val="left" w:pos="142" w:leader="none"/>
        </w:tabs>
        <w:spacing w:lineRule="atLeast" w:line="300"/>
        <w:ind w:hanging="142" w:start="142" w:end="0"/>
        <w:rPr>
          <w:b/>
          <w:color w:val="000000"/>
        </w:rPr>
      </w:pPr>
      <w:r>
        <w:rPr>
          <w:b/>
          <w:color w:val="000000"/>
        </w:rPr>
      </w:r>
    </w:p>
    <w:p>
      <w:pPr>
        <w:pStyle w:val="Puces1"/>
        <w:numPr>
          <w:ilvl w:val="0"/>
          <w:numId w:val="6"/>
        </w:numPr>
        <w:pBdr>
          <w:top w:val="single" w:sz="12" w:space="1" w:color="000000"/>
          <w:left w:val="single" w:sz="12" w:space="4" w:color="000000"/>
          <w:bottom w:val="single" w:sz="12" w:space="1" w:color="000000"/>
          <w:right w:val="single" w:sz="12" w:space="4" w:color="000000"/>
        </w:pBdr>
        <w:tabs>
          <w:tab w:val="clear" w:pos="284"/>
        </w:tabs>
        <w:ind w:hanging="0" w:start="0"/>
        <w:rPr>
          <w:i w:val="false"/>
        </w:rPr>
      </w:pPr>
      <w:r>
        <w:rPr>
          <w:i w:val="false"/>
        </w:rPr>
        <w:t>Mentionner le cas échéant pour chaque type d’enrobé le type de bitume utilisé (spécifier la valeur de x).</w:t>
      </w:r>
    </w:p>
    <w:p>
      <w:pPr>
        <w:pStyle w:val="Puces1"/>
        <w:numPr>
          <w:ilvl w:val="0"/>
          <w:numId w:val="6"/>
        </w:numPr>
        <w:pBdr>
          <w:top w:val="single" w:sz="12" w:space="1" w:color="000000"/>
          <w:left w:val="single" w:sz="12" w:space="4" w:color="000000"/>
          <w:bottom w:val="single" w:sz="12" w:space="1" w:color="000000"/>
          <w:right w:val="single" w:sz="12" w:space="4" w:color="000000"/>
        </w:pBdr>
        <w:tabs>
          <w:tab w:val="clear" w:pos="284"/>
        </w:tabs>
        <w:ind w:hanging="0" w:start="0"/>
        <w:rPr>
          <w:i w:val="false"/>
        </w:rPr>
      </w:pPr>
      <w:r>
        <w:rPr>
          <w:i w:val="false"/>
        </w:rPr>
        <w:t xml:space="preserve">En cas d’ajout d’additif au liant (x = 11), indiquer au </w:t>
      </w:r>
      <w:r>
        <w:rPr>
          <w:i w:val="false"/>
          <w:color w:val="0000FF"/>
        </w:rPr>
        <w:t>C. 12.12</w:t>
      </w:r>
      <w:r>
        <w:rPr>
          <w:i w:val="false"/>
        </w:rPr>
        <w:t xml:space="preserve"> le type de bitume de base, l’additif utilisé et sa proportion dans le liant.</w:t>
      </w:r>
    </w:p>
    <w:p>
      <w:pPr>
        <w:pStyle w:val="Normal"/>
        <w:tabs>
          <w:tab w:val="clear" w:pos="567"/>
          <w:tab w:val="left" w:pos="142" w:leader="none"/>
          <w:tab w:val="left" w:pos="284" w:leader="none"/>
        </w:tabs>
        <w:spacing w:lineRule="atLeast" w:line="300"/>
        <w:ind w:hanging="142" w:start="142" w:end="0"/>
        <w:rPr>
          <w:i/>
          <w:color w:val="000000"/>
        </w:rPr>
      </w:pPr>
      <w:r>
        <w:rPr>
          <w:i/>
          <w:color w:val="000000"/>
        </w:rPr>
      </w:r>
    </w:p>
    <w:p>
      <w:pPr>
        <w:pStyle w:val="Normal"/>
        <w:tabs>
          <w:tab w:val="clear" w:pos="567"/>
          <w:tab w:val="left" w:pos="142" w:leader="none"/>
          <w:tab w:val="left" w:pos="284" w:leader="none"/>
        </w:tabs>
        <w:spacing w:lineRule="atLeast" w:line="300"/>
        <w:jc w:val="both"/>
        <w:rPr>
          <w:i/>
          <w:color w:val="000000"/>
        </w:rPr>
      </w:pPr>
      <w:r>
        <w:rPr>
          <w:i/>
          <w:color w:val="000000"/>
        </w:rPr>
        <w:t>L’emploi d’un bitume routier n’est autorisé que sur les routes du réseau IIb et du réseau III.</w:t>
      </w:r>
    </w:p>
    <w:p>
      <w:pPr>
        <w:pStyle w:val="Normal"/>
        <w:tabs>
          <w:tab w:val="clear" w:pos="567"/>
          <w:tab w:val="left" w:pos="142" w:leader="none"/>
          <w:tab w:val="left" w:pos="284" w:leader="none"/>
        </w:tabs>
        <w:spacing w:lineRule="atLeast" w:line="300"/>
        <w:jc w:val="both"/>
        <w:rPr/>
      </w:pPr>
      <w:r>
        <w:rPr>
          <w:i/>
          <w:color w:val="000000"/>
        </w:rPr>
        <w:t>Les bitumes routiers additivés avec des polymères ou des asphaltes naturels peuvent être utilisés dans les enrobés pour couches de liaison et de reprofilage, sur tous les réseaux.</w:t>
      </w:r>
    </w:p>
    <w:p>
      <w:pPr>
        <w:pStyle w:val="Normal"/>
        <w:tabs>
          <w:tab w:val="clear" w:pos="567"/>
          <w:tab w:val="left" w:pos="0" w:leader="none"/>
          <w:tab w:val="left" w:pos="284" w:leader="none"/>
        </w:tabs>
        <w:spacing w:lineRule="atLeast" w:line="300"/>
        <w:jc w:val="both"/>
        <w:rPr/>
      </w:pPr>
      <w:r>
        <w:rPr>
          <w:i/>
          <w:color w:val="000000"/>
        </w:rPr>
        <w:t>Toutefois, les bitumes polymère(s) neuf(s) (x = 2) sont toujours préférés aux bitumes routiers (x = 1) additivés avec des polyoléfines ou des polymères en granulés. De même, les bitumes durs (x = 8) sont toujours préférés aux bitumes routiers additivés avec de l’asphalte naturel.</w:t>
      </w:r>
    </w:p>
    <w:p>
      <w:pPr>
        <w:pStyle w:val="Normal"/>
        <w:tabs>
          <w:tab w:val="clear" w:pos="567"/>
          <w:tab w:val="left" w:pos="0" w:leader="none"/>
          <w:tab w:val="left" w:pos="284" w:leader="none"/>
        </w:tabs>
        <w:spacing w:lineRule="atLeast" w:line="300"/>
        <w:jc w:val="both"/>
        <w:rPr/>
      </w:pPr>
      <w:r>
        <w:rPr>
          <w:i/>
          <w:color w:val="000000"/>
        </w:rPr>
        <w:t>Les liants additivés (x = 9 ou x = 11) ne sont utilisés que pour des travaux de réparation ou des chantiers de faible surface, impliquant la fabrication de quantités très limitées d’enrobés.</w:t>
      </w:r>
    </w:p>
    <w:p>
      <w:pPr>
        <w:pStyle w:val="Normal"/>
        <w:tabs>
          <w:tab w:val="clear" w:pos="567"/>
          <w:tab w:val="left" w:pos="0" w:leader="none"/>
          <w:tab w:val="left" w:pos="284" w:leader="none"/>
        </w:tabs>
        <w:spacing w:lineRule="atLeast" w:line="300"/>
        <w:jc w:val="both"/>
        <w:rPr/>
      </w:pPr>
      <w:r>
        <w:rPr>
          <w:i/>
          <w:color w:val="000000"/>
        </w:rPr>
        <w:t>De plus, en cas d’emploi de bitume additivé, il y a lieu de vérifier si les performances de l’enrobé sont équivalentes à celles du bitume polymère(s) neuf(s) ou du bitume dur correspondant.</w:t>
      </w:r>
    </w:p>
    <w:p>
      <w:pPr>
        <w:pStyle w:val="Normal"/>
        <w:tabs>
          <w:tab w:val="clear" w:pos="567"/>
          <w:tab w:val="left" w:pos="0" w:leader="none"/>
          <w:tab w:val="left" w:pos="284" w:leader="none"/>
        </w:tabs>
        <w:spacing w:lineRule="atLeast" w:line="300"/>
        <w:jc w:val="both"/>
        <w:rPr>
          <w:i/>
          <w:color w:val="000000"/>
        </w:rPr>
      </w:pPr>
      <w:r>
        <w:rPr>
          <w:i/>
          <w:color w:val="000000"/>
        </w:rPr>
      </w:r>
    </w:p>
    <w:p>
      <w:pPr>
        <w:pStyle w:val="Normal"/>
        <w:tabs>
          <w:tab w:val="clear" w:pos="567"/>
          <w:tab w:val="left" w:pos="0" w:leader="none"/>
          <w:tab w:val="left" w:pos="284" w:leader="none"/>
        </w:tabs>
        <w:spacing w:lineRule="atLeast" w:line="300"/>
        <w:jc w:val="both"/>
        <w:rPr>
          <w:i/>
          <w:color w:val="000000"/>
        </w:rPr>
      </w:pPr>
      <w:r>
        <w:rPr>
          <w:i/>
          <w:color w:val="000000"/>
        </w:rPr>
      </w:r>
    </w:p>
    <w:p>
      <w:pPr>
        <w:pStyle w:val="Heading1"/>
        <w:ind w:hanging="0" w:start="0"/>
        <w:rPr/>
      </w:pPr>
      <w:r>
        <w:rPr/>
        <w:t>G. 2.2.2. DENOMINATIONS ET COMPOSITIONS TYPES</w:t>
      </w:r>
    </w:p>
    <w:p>
      <w:pPr>
        <w:pStyle w:val="Normal"/>
        <w:tabs>
          <w:tab w:val="clear" w:pos="567"/>
          <w:tab w:val="left" w:pos="142" w:leader="none"/>
          <w:tab w:val="left" w:pos="284" w:leader="none"/>
        </w:tabs>
        <w:spacing w:lineRule="atLeast" w:line="300"/>
        <w:ind w:hanging="142" w:start="142" w:end="0"/>
        <w:rPr>
          <w:b/>
          <w:color w:val="000000"/>
        </w:rPr>
      </w:pPr>
      <w:r>
        <w:rPr>
          <w:b/>
          <w:color w:val="000000"/>
        </w:rPr>
      </w:r>
    </w:p>
    <w:p>
      <w:pPr>
        <w:pStyle w:val="Puces1"/>
        <w:numPr>
          <w:ilvl w:val="0"/>
          <w:numId w:val="6"/>
        </w:numPr>
        <w:tabs>
          <w:tab w:val="clear" w:pos="284"/>
        </w:tabs>
        <w:ind w:hanging="0" w:start="0"/>
        <w:rPr/>
      </w:pPr>
      <w:r>
        <w:rPr/>
        <w:t xml:space="preserve">Afin de déterminer le type d’enrobé le plus adapté à une situation donnée, il peut être utile de se référer au «Code de bonne pratique pour le choix du revêtement bitumineux lors de la conception ou de l’entretien des chaussées» du Centre de Recherches routières (CRR) – réf. R78/06. La </w:t>
      </w:r>
      <w:hyperlink r:id="rId2">
        <w:r>
          <w:rPr>
            <w:rStyle w:val="Hyperlink"/>
          </w:rPr>
          <w:t>note technique 3.1</w:t>
        </w:r>
      </w:hyperlink>
      <w:r>
        <w:rPr/>
        <w:t xml:space="preserve"> et son </w:t>
      </w:r>
      <w:hyperlink r:id="rId3">
        <w:r>
          <w:rPr>
            <w:rStyle w:val="Hyperlink"/>
          </w:rPr>
          <w:t>annexe</w:t>
        </w:r>
      </w:hyperlink>
      <w:r>
        <w:rPr/>
        <w:t xml:space="preserve"> peuvent également s'avérer d'une grande utilité.</w:t>
      </w:r>
    </w:p>
    <w:p>
      <w:pPr>
        <w:pStyle w:val="Puces1"/>
        <w:numPr>
          <w:ilvl w:val="0"/>
          <w:numId w:val="6"/>
        </w:numPr>
        <w:tabs>
          <w:tab w:val="clear" w:pos="284"/>
        </w:tabs>
        <w:ind w:hanging="0" w:start="0"/>
        <w:rPr/>
      </w:pPr>
      <w:r>
        <w:rPr/>
        <w:t>Un tableau comparatif entre les anciennes dénominations du CCT RW99: 2004 et celles du CCT QUALIROUTES figure ci-après:</w:t>
      </w:r>
    </w:p>
    <w:p>
      <w:pPr>
        <w:pStyle w:val="Normal"/>
        <w:spacing w:lineRule="atLeast" w:line="300"/>
        <w:jc w:val="both"/>
        <w:rPr>
          <w:color w:val="000000"/>
        </w:rPr>
      </w:pPr>
      <w:r>
        <w:rPr>
          <w:color w:val="000000"/>
        </w:rPr>
      </w:r>
    </w:p>
    <w:tbl>
      <w:tblPr>
        <w:tblW w:w="9464" w:type="dxa"/>
        <w:jc w:val="start"/>
        <w:tblInd w:w="-38" w:type="dxa"/>
        <w:tblLayout w:type="fixed"/>
        <w:tblCellMar>
          <w:top w:w="0" w:type="dxa"/>
          <w:start w:w="70" w:type="dxa"/>
          <w:bottom w:w="0" w:type="dxa"/>
          <w:end w:w="70" w:type="dxa"/>
        </w:tblCellMar>
      </w:tblPr>
      <w:tblGrid>
        <w:gridCol w:w="2376"/>
        <w:gridCol w:w="2694"/>
        <w:gridCol w:w="4394"/>
      </w:tblGrid>
      <w:tr>
        <w:trPr>
          <w:tblHeader w:val="true"/>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b/>
                <w:color w:val="000000"/>
              </w:rPr>
            </w:pPr>
            <w:r>
              <w:rPr>
                <w:b/>
                <w:color w:val="000000"/>
              </w:rPr>
              <w:t>CCT RW99: 2004</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b/>
                <w:color w:val="000000"/>
              </w:rPr>
              <w:t>CCT QUALIROUTES</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b/>
                <w:color w:val="000000"/>
              </w:rPr>
            </w:pPr>
            <w:r>
              <w:rPr>
                <w:b/>
                <w:color w:val="000000"/>
              </w:rPr>
              <w:t>REMARQUES</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BB-3A</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AC-20 base 3-1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2,7,8,9,11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BB-3B</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AC-14 base 3-1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2,7,8,9,11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BB-3C</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AC-10 base 3-1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2,7,8,9,11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BB-3D</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AC-6,3 base 3-1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2,7,8,9,11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BB-1B</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AC-14 surf 1-1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2,7,9,10,11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BB-2C</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Supprimé</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BB-4C</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AC-10 surf 4-1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2,7,9,10,11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BB-4D</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AC-6,3 surf 4-1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2,7,9,10,11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BB-8D</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AC-6,3 surf 8-1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2,7,9,10,11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BB-8E</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AC-4 surf 8-1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2,7,9,10,11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SMA-C1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10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SMA-C2/SMA-C6</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SMA – 10 – 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SMA-C3</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10 – 9</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SMA-C7</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10 – 7</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SMA-D1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6,3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SMA-D2/SMA-D6</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6,3 – 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SMA-D3</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6,3 - 9</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SMA-D7</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SMA – 6,3 - 7</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ED-B1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PA – 14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ED-B2/ED-B6</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PA – 14 – 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PA – 10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RMTO-C6</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PA – 10 – 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RMD-C1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BBTM 10 C1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RMD-C2</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BBTM 10 D2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RMD-D1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BBTM 6 A1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BBTM 6 B2</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Autres liants: x = 10,11</w:t>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RUMG-C1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RUMG – 10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RUMG-D1</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RUMG – 6,3 – 1</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EME – 14 base – 7</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center"/>
              <w:rPr>
                <w:color w:val="000000"/>
              </w:rPr>
            </w:pPr>
            <w:r>
              <w:rPr>
                <w:color w:val="000000"/>
              </w:rPr>
            </w:r>
          </w:p>
        </w:tc>
      </w:tr>
      <w:tr>
        <w:trPr/>
        <w:tc>
          <w:tcPr>
            <w:tcW w:w="2376"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w:t>
            </w:r>
          </w:p>
        </w:tc>
        <w:tc>
          <w:tcPr>
            <w:tcW w:w="2694" w:type="dxa"/>
            <w:tcBorders>
              <w:top w:val="single" w:sz="4" w:space="0" w:color="000000"/>
              <w:start w:val="single" w:sz="4" w:space="0" w:color="000000"/>
              <w:bottom w:val="single" w:sz="4" w:space="0" w:color="000000"/>
              <w:end w:val="single" w:sz="4" w:space="0" w:color="000000"/>
            </w:tcBorders>
          </w:tcPr>
          <w:p>
            <w:pPr>
              <w:pStyle w:val="Normal"/>
              <w:keepNext w:val="true"/>
              <w:spacing w:lineRule="atLeast" w:line="300"/>
              <w:jc w:val="center"/>
              <w:rPr>
                <w:color w:val="000000"/>
              </w:rPr>
            </w:pPr>
            <w:r>
              <w:rPr>
                <w:color w:val="000000"/>
              </w:rPr>
              <w:t>EME – 14 base – 8</w:t>
            </w:r>
          </w:p>
        </w:tc>
        <w:tc>
          <w:tcPr>
            <w:tcW w:w="4394"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lineRule="atLeast" w:line="300"/>
              <w:jc w:val="both"/>
              <w:rPr>
                <w:color w:val="000000"/>
              </w:rPr>
            </w:pPr>
            <w:r>
              <w:rPr>
                <w:color w:val="000000"/>
              </w:rPr>
            </w:r>
          </w:p>
        </w:tc>
      </w:tr>
    </w:tbl>
    <w:p>
      <w:pPr>
        <w:pStyle w:val="Normal"/>
        <w:tabs>
          <w:tab w:val="clear" w:pos="567"/>
          <w:tab w:val="left" w:pos="2574" w:leader="none"/>
        </w:tabs>
        <w:spacing w:lineRule="atLeast" w:line="300"/>
        <w:jc w:val="both"/>
        <w:rPr>
          <w:b/>
          <w:i/>
          <w:color w:val="000000"/>
        </w:rPr>
      </w:pPr>
      <w:r>
        <w:rPr>
          <w:b/>
          <w:i/>
          <w:color w:val="000000"/>
        </w:rPr>
      </w:r>
    </w:p>
    <w:p>
      <w:pPr>
        <w:pStyle w:val="Puces1"/>
        <w:numPr>
          <w:ilvl w:val="0"/>
          <w:numId w:val="6"/>
        </w:numPr>
        <w:tabs>
          <w:tab w:val="clear" w:pos="284"/>
        </w:tabs>
        <w:ind w:hanging="0" w:start="0"/>
        <w:rPr>
          <w:b/>
        </w:rPr>
      </w:pPr>
      <w:r>
        <w:rPr/>
        <w:t>Note relative aux enrobés à basse température. Les problèmes environnementaux auxquels nous sommes de plus en plus confrontés ont conduit certains producteurs ou entrepreneurs à s’engager d’avantage dans une démarche de développement durable.</w:t>
      </w:r>
    </w:p>
    <w:p>
      <w:pPr>
        <w:pStyle w:val="BodyTextIndent"/>
        <w:tabs>
          <w:tab w:val="clear" w:pos="142"/>
        </w:tabs>
        <w:ind w:start="357" w:end="0"/>
        <w:rPr/>
      </w:pPr>
      <w:r>
        <w:rPr/>
        <w:t xml:space="preserve">Dans les cas des enrobés bitumineux, les objectifs qu’ils se sont fixés sont principalement la diminution de la consommation énergétique et des émissions de gaz à effet de serre. Pour y arriver, ils ont essayé de réduire de 40 à 60 °C la température de production et de mise en œuvre des enrobés, tout en maintenant leurs autres caractéristiques. Ce résultat a été obtenu par l’utilisation de mousse de bitume ou par l’ajout au bitume d’additifs chimiques comme des tensioactifs. </w:t>
      </w:r>
    </w:p>
    <w:p>
      <w:pPr>
        <w:pStyle w:val="Normal"/>
        <w:spacing w:lineRule="atLeast" w:line="300"/>
        <w:ind w:start="360" w:end="0"/>
        <w:jc w:val="both"/>
        <w:rPr/>
      </w:pPr>
      <w:r>
        <w:rPr>
          <w:i/>
          <w:color w:val="000000"/>
        </w:rPr>
        <w:t>Dans le cadre des économies d’énergie, il a été décidé d’autoriser l’emploi des enrobés basse température dans le CCT QUALIROUTES. Pour ce faire, les températures de fabrication (</w:t>
      </w:r>
      <w:r>
        <w:rPr>
          <w:i/>
          <w:color w:val="0000FF"/>
        </w:rPr>
        <w:t>G.</w:t>
      </w:r>
      <w:r>
        <w:rPr>
          <w:i/>
          <w:color w:val="000000"/>
        </w:rPr>
        <w:t> </w:t>
      </w:r>
      <w:r>
        <w:rPr>
          <w:i/>
          <w:color w:val="0000FF"/>
        </w:rPr>
        <w:t>2.2.7</w:t>
      </w:r>
      <w:r>
        <w:rPr>
          <w:i/>
          <w:color w:val="000000"/>
        </w:rPr>
        <w:t>), de pose et de compactage (</w:t>
      </w:r>
      <w:r>
        <w:rPr>
          <w:i/>
          <w:color w:val="0000FF"/>
        </w:rPr>
        <w:t>G. 2.2.8.3</w:t>
      </w:r>
      <w:r>
        <w:rPr>
          <w:i/>
          <w:color w:val="000000"/>
        </w:rPr>
        <w:t>) des enrobés ont été adaptées, toutes les autres prescriptions restant identiques.</w:t>
      </w:r>
    </w:p>
    <w:p>
      <w:pPr>
        <w:pStyle w:val="Normal"/>
        <w:spacing w:lineRule="atLeast" w:line="300"/>
        <w:jc w:val="both"/>
        <w:rPr>
          <w:b/>
          <w:i/>
          <w:color w:val="000000"/>
        </w:rPr>
      </w:pPr>
      <w:r>
        <w:rPr>
          <w:b/>
          <w:i/>
          <w:color w:val="000000"/>
        </w:rPr>
      </w:r>
    </w:p>
    <w:p>
      <w:pPr>
        <w:pStyle w:val="Normal"/>
        <w:spacing w:lineRule="atLeast" w:line="300"/>
        <w:jc w:val="both"/>
        <w:rPr>
          <w:b/>
          <w:color w:val="000000"/>
        </w:rPr>
      </w:pPr>
      <w:r>
        <w:rPr>
          <w:b/>
          <w:color w:val="000000"/>
        </w:rPr>
      </w:r>
    </w:p>
    <w:p>
      <w:pPr>
        <w:pStyle w:val="Heading1"/>
        <w:ind w:hanging="0" w:start="0"/>
        <w:rPr/>
      </w:pPr>
      <w:r>
        <w:rPr/>
        <w:t>G. 2.2.2.1. ENROBES A SQUELETTE SABLEUX (AC)</w:t>
      </w:r>
    </w:p>
    <w:p>
      <w:pPr>
        <w:pStyle w:val="Normal"/>
        <w:spacing w:lineRule="atLeast" w:line="300"/>
        <w:jc w:val="both"/>
        <w:rPr>
          <w:b/>
          <w:color w:val="000000"/>
        </w:rPr>
      </w:pPr>
      <w:r>
        <w:rPr>
          <w:b/>
          <w:color w:val="000000"/>
        </w:rPr>
      </w:r>
    </w:p>
    <w:p>
      <w:pPr>
        <w:pStyle w:val="BodyText"/>
        <w:spacing w:lineRule="atLeast" w:line="300"/>
        <w:rPr/>
      </w:pPr>
      <w:r>
        <w:rPr/>
        <w:t xml:space="preserve">L’auteur de projet veille à ce que le type d’enrobé prescrit corresponde bien aux spécifications précisées au </w:t>
      </w:r>
      <w:r>
        <w:rPr>
          <w:color w:val="0000FF"/>
        </w:rPr>
        <w:t>G. 2.2.3</w:t>
      </w:r>
      <w:r>
        <w:rPr/>
        <w:t>, notamment en choisissant un bitume adéquat.</w:t>
      </w:r>
    </w:p>
    <w:p>
      <w:pPr>
        <w:pStyle w:val="Normal"/>
        <w:spacing w:lineRule="atLeast" w:line="300"/>
        <w:jc w:val="both"/>
        <w:rPr/>
      </w:pPr>
      <w:r>
        <w:rPr>
          <w:i/>
          <w:color w:val="000000"/>
        </w:rPr>
        <w:t>L’utilisation de bitumes durs ou de bitumes à indice de pénétration positif, voire d’enrobés à module élevé (EME), se révèle souvent incontournable pour résister aux trafics les plus lourds.</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2.2.2.1.1. ENROBES A SQUELETTE SABLEUX – COUCHES DE LIAISON ET DE REPROFILAGE</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42" w:leader="none"/>
        </w:tabs>
        <w:spacing w:lineRule="atLeast" w:line="300"/>
        <w:ind w:hanging="142" w:start="142" w:end="0"/>
        <w:jc w:val="both"/>
        <w:rPr>
          <w:b/>
          <w:color w:val="000000"/>
        </w:rPr>
      </w:pPr>
      <w:r>
        <w:rPr>
          <w:color w:val="000000"/>
        </w:rPr>
        <w:t>Spécifier le type de bitume utilisé et sa classe. Ex.: bitume dur (x = 8), classe 10/20</w:t>
      </w:r>
    </w:p>
    <w:p>
      <w:pPr>
        <w:pStyle w:val="Normal"/>
        <w:spacing w:lineRule="atLeast" w:line="300"/>
        <w:jc w:val="both"/>
        <w:rPr>
          <w:b/>
          <w:color w:val="000000"/>
        </w:rPr>
      </w:pPr>
      <w:r>
        <w:rPr>
          <w:b/>
          <w:color w:val="000000"/>
        </w:rPr>
      </w:r>
    </w:p>
    <w:p>
      <w:pPr>
        <w:pStyle w:val="Puces1"/>
        <w:numPr>
          <w:ilvl w:val="0"/>
          <w:numId w:val="6"/>
        </w:numPr>
        <w:tabs>
          <w:tab w:val="clear" w:pos="284"/>
        </w:tabs>
        <w:ind w:hanging="0" w:start="0"/>
        <w:rPr/>
      </w:pPr>
      <w:r>
        <w:rPr/>
        <w:t>Les bitumes additionnés, les bitumes durs et les bitumes à indice de pénétration positif sont utilisés pour améliorer la résistance aux déformations permanentes et/ou à la fissuration des enrobés.</w:t>
      </w:r>
    </w:p>
    <w:p>
      <w:pPr>
        <w:pStyle w:val="Puces1"/>
        <w:numPr>
          <w:ilvl w:val="0"/>
          <w:numId w:val="6"/>
        </w:numPr>
        <w:tabs>
          <w:tab w:val="clear" w:pos="284"/>
        </w:tabs>
        <w:ind w:hanging="0" w:start="0"/>
        <w:rPr/>
      </w:pPr>
      <w:r>
        <w:rPr/>
        <w:t>Emploi des additifs:</w:t>
      </w:r>
    </w:p>
    <w:p>
      <w:pPr>
        <w:pStyle w:val="Normal"/>
        <w:numPr>
          <w:ilvl w:val="0"/>
          <w:numId w:val="9"/>
        </w:numPr>
        <w:tabs>
          <w:tab w:val="clear" w:pos="567"/>
          <w:tab w:val="left" w:pos="720" w:leader="none"/>
        </w:tabs>
        <w:spacing w:lineRule="atLeast" w:line="300"/>
        <w:ind w:hanging="360" w:start="720" w:end="0"/>
        <w:jc w:val="both"/>
        <w:rPr>
          <w:i/>
          <w:color w:val="000000"/>
        </w:rPr>
      </w:pPr>
      <w:r>
        <w:rPr>
          <w:i/>
          <w:color w:val="000000"/>
        </w:rPr>
        <w:t>asphalte naturel: remplacer 10 % du liant par de l’asphalte naturel</w:t>
      </w:r>
    </w:p>
    <w:p>
      <w:pPr>
        <w:pStyle w:val="Normal"/>
        <w:numPr>
          <w:ilvl w:val="0"/>
          <w:numId w:val="9"/>
        </w:numPr>
        <w:tabs>
          <w:tab w:val="clear" w:pos="567"/>
          <w:tab w:val="left" w:pos="720" w:leader="none"/>
        </w:tabs>
        <w:spacing w:lineRule="atLeast" w:line="300"/>
        <w:ind w:hanging="360" w:start="720" w:end="0"/>
        <w:jc w:val="both"/>
        <w:rPr>
          <w:i/>
          <w:color w:val="000000"/>
        </w:rPr>
      </w:pPr>
      <w:r>
        <w:rPr>
          <w:i/>
          <w:color w:val="000000"/>
        </w:rPr>
        <w:t>polyoléfines: remplacer 5 à 12 % du liant par des polyoléfines (% exprimé par rapport à la masse du liant)</w:t>
      </w:r>
    </w:p>
    <w:p>
      <w:pPr>
        <w:pStyle w:val="Puces1"/>
        <w:numPr>
          <w:ilvl w:val="0"/>
          <w:numId w:val="6"/>
        </w:numPr>
        <w:tabs>
          <w:tab w:val="clear" w:pos="284"/>
        </w:tabs>
        <w:ind w:hanging="0" w:start="0"/>
        <w:rPr/>
      </w:pPr>
      <w:r>
        <w:rPr/>
        <w:t>Si des problèmes de fatigue ou de fissuration réflective particuliers sont à craindre, l’utilisation d’un bitume polymère neuf peut être recommandée.</w:t>
      </w:r>
    </w:p>
    <w:p>
      <w:pPr>
        <w:pStyle w:val="Puces1"/>
        <w:numPr>
          <w:ilvl w:val="0"/>
          <w:numId w:val="6"/>
        </w:numPr>
        <w:tabs>
          <w:tab w:val="clear" w:pos="284"/>
        </w:tabs>
        <w:ind w:hanging="0" w:start="0"/>
        <w:rPr/>
      </w:pPr>
      <w:r>
        <w:rPr/>
        <w:t>La mise en œuvre manuelle d’enrobés contenant un bitume polymère neuf ou additionné s’avère généralement difficile.</w:t>
      </w:r>
    </w:p>
    <w:p>
      <w:pPr>
        <w:pStyle w:val="Puces1"/>
        <w:numPr>
          <w:ilvl w:val="0"/>
          <w:numId w:val="6"/>
        </w:numPr>
        <w:tabs>
          <w:tab w:val="clear" w:pos="284"/>
        </w:tabs>
        <w:ind w:hanging="0" w:start="0"/>
        <w:rPr/>
      </w:pPr>
      <w:r>
        <w:rPr/>
        <w:t>Le choix du type de liant sera en principe fait en fonction des critères de performance précisés au CCT et, dans certains cas, des difficultés de mise en œuvre. Il peut être laissé au choix de l’entrepreneur.</w:t>
      </w:r>
    </w:p>
    <w:p>
      <w:pPr>
        <w:pStyle w:val="Puces1"/>
        <w:numPr>
          <w:ilvl w:val="0"/>
          <w:numId w:val="6"/>
        </w:numPr>
        <w:tabs>
          <w:tab w:val="clear" w:pos="284"/>
        </w:tabs>
        <w:ind w:hanging="357" w:start="284" w:end="0"/>
        <w:rPr/>
      </w:pPr>
      <w:r>
        <w:rPr/>
        <w:t>Toutefois, dans un souci d’amélioration de la qualité et de la durabilité des revêtements en enrobés bitumineux, seuls les bitumes modifiés (bitumes durs, bitumes à indice de pénétration positif et bitumes polymères) sont autorisés sur les routes des réseaux I et IIa. Dans les couches de liaison et de reprofilage, l’utilisation de bitumes routiers avec additifs (asphalte naturel, polyoléfines, …) est également autorisée.</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1"/>
        <w:ind w:hanging="0" w:start="0"/>
        <w:rPr/>
      </w:pPr>
      <w:r>
        <w:rPr/>
        <w:t>G. 2.2.2.1.2. ENROBES A SQUELETTE SABLEUX - COUCHES DE ROULEMENT</w:t>
      </w:r>
    </w:p>
    <w:p>
      <w:pPr>
        <w:pStyle w:val="Normal"/>
        <w:tabs>
          <w:tab w:val="clear" w:pos="567"/>
          <w:tab w:val="left" w:pos="142" w:leader="none"/>
        </w:tabs>
        <w:spacing w:lineRule="atLeast" w:line="300"/>
        <w:ind w:hanging="142" w:start="142" w:end="0"/>
        <w:jc w:val="both"/>
        <w:rPr>
          <w:b/>
          <w:color w:val="000000"/>
        </w:rPr>
      </w:pPr>
      <w:r>
        <w:rPr>
          <w:b/>
          <w:color w:val="000000"/>
        </w:rPr>
      </w:r>
    </w:p>
    <w:p>
      <w:pPr>
        <w:pStyle w:val="Puces2"/>
        <w:numPr>
          <w:ilvl w:val="0"/>
          <w:numId w:val="7"/>
        </w:numPr>
        <w:tabs>
          <w:tab w:val="clear" w:pos="284"/>
          <w:tab w:val="left" w:pos="0" w:leader="none"/>
        </w:tabs>
        <w:rPr>
          <w:b/>
        </w:rPr>
      </w:pPr>
      <w:r>
        <w:rPr/>
        <w:t>Spécifier le type de bitume utilisé et sa classe. Ex.: bitume polymère(s) neuf(s) (x = 2), classe 45/80-65</w:t>
      </w:r>
    </w:p>
    <w:p>
      <w:pPr>
        <w:pStyle w:val="Normal"/>
        <w:tabs>
          <w:tab w:val="clear" w:pos="567"/>
          <w:tab w:val="left" w:pos="142" w:leader="none"/>
        </w:tabs>
        <w:spacing w:lineRule="atLeast" w:line="300"/>
        <w:ind w:hanging="142" w:start="142" w:end="0"/>
        <w:jc w:val="both"/>
        <w:rPr>
          <w:b/>
          <w:i/>
          <w:color w:val="000000"/>
        </w:rPr>
      </w:pPr>
      <w:r>
        <w:rPr>
          <w:b/>
          <w:i/>
          <w:color w:val="000000"/>
        </w:rPr>
      </w:r>
    </w:p>
    <w:p>
      <w:pPr>
        <w:pStyle w:val="Puces1"/>
        <w:numPr>
          <w:ilvl w:val="0"/>
          <w:numId w:val="6"/>
        </w:numPr>
        <w:tabs>
          <w:tab w:val="clear" w:pos="284"/>
        </w:tabs>
        <w:ind w:hanging="0" w:start="0"/>
        <w:rPr/>
      </w:pPr>
      <w:r>
        <w:rPr/>
        <w:t>Les enrobés à squelette sableux sont de préférence utilisés sur les routes des réseaux II et III.</w:t>
      </w:r>
    </w:p>
    <w:p>
      <w:pPr>
        <w:pStyle w:val="Puces1"/>
        <w:numPr>
          <w:ilvl w:val="0"/>
          <w:numId w:val="6"/>
        </w:numPr>
        <w:tabs>
          <w:tab w:val="clear" w:pos="284"/>
        </w:tabs>
        <w:ind w:hanging="0" w:start="0"/>
        <w:rPr/>
      </w:pPr>
      <w:r>
        <w:rPr/>
        <w:t>La pose en épaisseur variable d’enrobés à squelette sableux pour couches de roulement est tolérée sur les routes des réseaux II et III.</w:t>
      </w:r>
      <w:r>
        <w:rPr>
          <w:i w:val="false"/>
        </w:rPr>
        <w:t xml:space="preserve"> </w:t>
      </w:r>
      <w:r>
        <w:rPr/>
        <w:t>Dans la mesure du possible, on lui préfère cependant un reprofilage en AC-10base3-x ou en AC-6,3base3-x, éventuellement combiné à un fraisage, suivi d’une couche de roulement posée en épaisseur constante.</w:t>
      </w:r>
    </w:p>
    <w:p>
      <w:pPr>
        <w:pStyle w:val="Puces1"/>
        <w:numPr>
          <w:ilvl w:val="0"/>
          <w:numId w:val="6"/>
        </w:numPr>
        <w:tabs>
          <w:tab w:val="clear" w:pos="284"/>
        </w:tabs>
        <w:ind w:hanging="0" w:start="0"/>
        <w:rPr/>
      </w:pPr>
      <w:r>
        <w:rPr/>
        <w:t>En cas de pose manuelle, il est recommandé d’éviter les enrobés à squelette pierreux et les enrobés à base de bitume polymère.</w:t>
      </w:r>
    </w:p>
    <w:p>
      <w:pPr>
        <w:pStyle w:val="Puces1"/>
        <w:numPr>
          <w:ilvl w:val="0"/>
          <w:numId w:val="6"/>
        </w:numPr>
        <w:tabs>
          <w:tab w:val="clear" w:pos="284"/>
        </w:tabs>
        <w:ind w:hanging="0" w:start="0"/>
        <w:rPr/>
      </w:pPr>
      <w:r>
        <w:rPr/>
        <w:t>Le remplacement d’une partie du filler par la chaux hydratée (au minimum 1 % de la masse des granulats secs) vise à améliorer l’adhésivité liant-granulat et limiter le vieillissement du liant, conduisant au final à une amélioration de la durée de service de l’enrobé (jusqu’à 20 - 25 %). L’utilisation de chaux hydratée est possible en présence de bitume pur ou bitume polymère dans tout type d’enrobé. Son emploi est particulièrement pertinent dans les enrobés à squelette pierreux.</w:t>
      </w:r>
    </w:p>
    <w:p>
      <w:pPr>
        <w:pStyle w:val="Puces1"/>
        <w:numPr>
          <w:ilvl w:val="0"/>
          <w:numId w:val="6"/>
        </w:numPr>
        <w:tabs>
          <w:tab w:val="clear" w:pos="284"/>
        </w:tabs>
        <w:ind w:hanging="0" w:start="0"/>
        <w:rPr/>
      </w:pPr>
      <w:r>
        <w:rPr/>
        <w:t>Le choix du type de liant est en principe fait en fonction des critères de performance précisés au CCT. Il peut être laissé au choix de l’entrepreneur.</w:t>
      </w:r>
    </w:p>
    <w:p>
      <w:pPr>
        <w:pStyle w:val="Puces1"/>
        <w:numPr>
          <w:ilvl w:val="0"/>
          <w:numId w:val="6"/>
        </w:numPr>
        <w:tabs>
          <w:tab w:val="clear" w:pos="284"/>
        </w:tabs>
        <w:ind w:hanging="0" w:start="0"/>
        <w:rPr/>
      </w:pPr>
      <w:r>
        <w:rPr/>
        <w:t>L’emploi de bitumes pigmentables (enrobés colorés) est déconseillé dans les ronds-points et les routes soumises à trafic lourd; la résistance des enrobés à l’orniérage et aux efforts tangentiels étant généralement insuffisante avec ce type de bitume.</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1"/>
        <w:ind w:hanging="0" w:start="0"/>
        <w:rPr/>
      </w:pPr>
      <w:r>
        <w:rPr/>
        <w:t>G. 2.2.2.2. ENROBES A SQUELETTE PIERREUX</w:t>
      </w:r>
    </w:p>
    <w:p>
      <w:pPr>
        <w:pStyle w:val="Normal"/>
        <w:tabs>
          <w:tab w:val="clear" w:pos="567"/>
          <w:tab w:val="left" w:pos="142" w:leader="none"/>
        </w:tabs>
        <w:spacing w:lineRule="atLeast" w:line="300"/>
        <w:ind w:hanging="142" w:start="142" w:end="0"/>
        <w:jc w:val="both"/>
        <w:rPr>
          <w:color w:val="000000"/>
        </w:rPr>
      </w:pPr>
      <w:r>
        <w:rPr>
          <w:color w:val="000000"/>
        </w:rPr>
      </w:r>
    </w:p>
    <w:p>
      <w:pPr>
        <w:pStyle w:val="Puces1"/>
        <w:numPr>
          <w:ilvl w:val="0"/>
          <w:numId w:val="6"/>
        </w:numPr>
        <w:pBdr>
          <w:top w:val="single" w:sz="12" w:space="1" w:color="000000"/>
          <w:left w:val="single" w:sz="12" w:space="4" w:color="000000"/>
          <w:bottom w:val="single" w:sz="12" w:space="1" w:color="000000"/>
          <w:right w:val="single" w:sz="12" w:space="4" w:color="000000"/>
        </w:pBdr>
        <w:ind w:hanging="0" w:start="0"/>
        <w:rPr>
          <w:i w:val="false"/>
        </w:rPr>
      </w:pPr>
      <w:r>
        <w:rPr>
          <w:i w:val="false"/>
        </w:rPr>
        <w:t>En cas d’utilisation d’enrobé coloré, indiquer la couleur prescrite.</w:t>
      </w:r>
    </w:p>
    <w:p>
      <w:pPr>
        <w:pStyle w:val="Puces1"/>
        <w:numPr>
          <w:ilvl w:val="0"/>
          <w:numId w:val="6"/>
        </w:numPr>
        <w:pBdr>
          <w:top w:val="single" w:sz="12" w:space="1" w:color="000000"/>
          <w:left w:val="single" w:sz="12" w:space="4" w:color="000000"/>
          <w:bottom w:val="single" w:sz="12" w:space="1" w:color="000000"/>
          <w:right w:val="single" w:sz="12" w:space="4" w:color="000000"/>
        </w:pBdr>
        <w:ind w:hanging="0" w:start="0"/>
        <w:rPr>
          <w:b/>
          <w:i w:val="false"/>
        </w:rPr>
      </w:pPr>
      <w:r>
        <w:rPr>
          <w:i w:val="false"/>
        </w:rPr>
        <w:t>Spécifier le type de bitume utilisé et sa classe. Ex.: bitume à indice de pénétration positif (x = 7) classe 35/50.</w:t>
      </w:r>
    </w:p>
    <w:p>
      <w:pPr>
        <w:pStyle w:val="Normal"/>
        <w:tabs>
          <w:tab w:val="clear" w:pos="567"/>
          <w:tab w:val="left" w:pos="142" w:leader="none"/>
        </w:tabs>
        <w:spacing w:lineRule="atLeast" w:line="300"/>
        <w:ind w:hanging="142" w:start="142" w:end="0"/>
        <w:jc w:val="both"/>
        <w:rPr>
          <w:b/>
          <w:i/>
          <w:color w:val="000000"/>
        </w:rPr>
      </w:pPr>
      <w:r>
        <w:rPr>
          <w:b/>
          <w:i/>
          <w:color w:val="000000"/>
        </w:rPr>
      </w:r>
    </w:p>
    <w:p>
      <w:pPr>
        <w:pStyle w:val="Puces1"/>
        <w:numPr>
          <w:ilvl w:val="0"/>
          <w:numId w:val="6"/>
        </w:numPr>
        <w:tabs>
          <w:tab w:val="clear" w:pos="284"/>
        </w:tabs>
        <w:ind w:hanging="0" w:start="0"/>
        <w:rPr/>
      </w:pPr>
      <w:r>
        <w:rPr/>
        <w:t>Les enrobés à squelette pierreux ont comme caractéristiques une granularité discontinue et une forte teneur en gravillons, ce qui améliore la stabilité et l’adhérence, pour autant que l’on utilise des gravillons de qualité.</w:t>
      </w:r>
    </w:p>
    <w:p>
      <w:pPr>
        <w:pStyle w:val="Puces1"/>
        <w:numPr>
          <w:ilvl w:val="0"/>
          <w:numId w:val="6"/>
        </w:numPr>
        <w:tabs>
          <w:tab w:val="clear" w:pos="284"/>
        </w:tabs>
        <w:ind w:hanging="0" w:start="0"/>
        <w:rPr/>
      </w:pPr>
      <w:r>
        <w:rPr/>
        <w:t>Le type d’enrobé à utiliser est fonction des caractéristiques de la route (réseau, sinuosité, …), du trafic, de la durée de vie prévue, de la situation géographique, etc.</w:t>
      </w:r>
    </w:p>
    <w:p>
      <w:pPr>
        <w:pStyle w:val="Puces1"/>
        <w:numPr>
          <w:ilvl w:val="0"/>
          <w:numId w:val="6"/>
        </w:numPr>
        <w:tabs>
          <w:tab w:val="clear" w:pos="284"/>
        </w:tabs>
        <w:ind w:hanging="0" w:start="0"/>
        <w:rPr/>
      </w:pPr>
      <w:r>
        <w:rPr/>
        <w:t>Dans les couches de roulement en BBTM et en PA, le filler est en partie remplacé par de la chaux hydratée. Cette mesure vise à diminuer l’oxydation du bitume et à augmenter la durée de vie des enrobés.</w:t>
      </w:r>
    </w:p>
    <w:p>
      <w:pPr>
        <w:pStyle w:val="Puces1"/>
        <w:numPr>
          <w:ilvl w:val="0"/>
          <w:numId w:val="6"/>
        </w:numPr>
        <w:tabs>
          <w:tab w:val="clear" w:pos="284"/>
        </w:tabs>
        <w:ind w:hanging="0" w:start="0"/>
        <w:rPr/>
      </w:pPr>
      <w:r>
        <w:rPr/>
        <w:t>Le SMA est utilisé préférentiellement sur les routes du réseau I et sur les voiries soumises à de fortes sollicitations tangentielles.</w:t>
      </w:r>
    </w:p>
    <w:p>
      <w:pPr>
        <w:pStyle w:val="Puces1"/>
        <w:numPr>
          <w:ilvl w:val="0"/>
          <w:numId w:val="6"/>
        </w:numPr>
        <w:tabs>
          <w:tab w:val="clear" w:pos="284"/>
        </w:tabs>
        <w:ind w:hanging="0" w:start="0"/>
        <w:rPr/>
      </w:pPr>
      <w:r>
        <w:rPr/>
        <w:t>Les enrobés drainants (PA) sont notamment destinés à diminuer les problèmes d’aquaplanage et à réduire le niveau de bruit, mais peuvent poser des problèmes de viabilité hivernale. Leur utilisation doit être évitée au sud du sillon Sambre et Meuse.</w:t>
      </w:r>
    </w:p>
    <w:p>
      <w:pPr>
        <w:pStyle w:val="Puces1"/>
        <w:numPr>
          <w:ilvl w:val="0"/>
          <w:numId w:val="6"/>
        </w:numPr>
        <w:tabs>
          <w:tab w:val="clear" w:pos="284"/>
        </w:tabs>
        <w:ind w:hanging="0" w:start="0"/>
        <w:rPr/>
      </w:pPr>
      <w:r>
        <w:rPr/>
        <w:t>Les enrobés de granularité 0/6,3 présentent un niveau de bruit plus faible que les enrobés de granularité plus forte. En zone urbaine, ces enrobés sont donc préférés aux autres enrobés à squelette pierreux là où la vitesse autorisée est supérieure à 50 km/h.</w:t>
      </w:r>
    </w:p>
    <w:p>
      <w:pPr>
        <w:pStyle w:val="Puces1"/>
        <w:numPr>
          <w:ilvl w:val="0"/>
          <w:numId w:val="6"/>
        </w:numPr>
        <w:tabs>
          <w:tab w:val="clear" w:pos="284"/>
        </w:tabs>
        <w:ind w:hanging="0" w:start="0"/>
        <w:rPr/>
      </w:pPr>
      <w:r>
        <w:rPr/>
        <w:t>En aménagement urbain, les enrobés colorés peuvent être utilisés, par exemple, pour délimiter les parkings, les zones piétonnes, etc. Leur résistance à la déformation et à l’arrachement peut être améliorée par l’addition de polymères ou de polyoléfines au liant synthétique clair.</w:t>
      </w:r>
    </w:p>
    <w:p>
      <w:pPr>
        <w:pStyle w:val="Retraitcorpsdetexte2"/>
        <w:ind w:start="357" w:end="0"/>
        <w:rPr/>
      </w:pPr>
      <w:r>
        <w:rPr/>
        <w:t>L’utilisation d’un liant synthétique clair avec polyoléfines peut s’avérer plus commode pour le fabricant que l’emploi d’un liant synthétique clair modifié par des polymères en cas de fabrication d’une quantité réduite d’enrobés, les polyoléfines étant ajoutées en sac dans le mélange d’enrobés.</w:t>
      </w:r>
    </w:p>
    <w:p>
      <w:pPr>
        <w:pStyle w:val="Puces1"/>
        <w:numPr>
          <w:ilvl w:val="0"/>
          <w:numId w:val="6"/>
        </w:numPr>
        <w:tabs>
          <w:tab w:val="clear" w:pos="284"/>
        </w:tabs>
        <w:ind w:hanging="0" w:start="0"/>
        <w:rPr/>
      </w:pPr>
      <w:r>
        <w:rPr/>
        <w:t>Dans les routes du réseau I, lorsqu’il est fait usage de bitume polymère(s) neuf(s), celui-ci est du type 45/80-65.</w:t>
      </w:r>
    </w:p>
    <w:p>
      <w:pPr>
        <w:pStyle w:val="Puces1"/>
        <w:numPr>
          <w:ilvl w:val="0"/>
          <w:numId w:val="6"/>
        </w:numPr>
        <w:tabs>
          <w:tab w:val="clear" w:pos="284"/>
        </w:tabs>
        <w:ind w:hanging="0" w:start="0"/>
        <w:rPr/>
      </w:pPr>
      <w:r>
        <w:rPr/>
        <w:t>Les RUMG conservent certaines propriétés des enduits, telles qu’une adhérence élevée et une bonne imperméabilisation du support et ils présentent en plus les avantages suivants:</w:t>
      </w:r>
    </w:p>
    <w:p>
      <w:pPr>
        <w:pStyle w:val="Normal"/>
        <w:numPr>
          <w:ilvl w:val="0"/>
          <w:numId w:val="5"/>
        </w:numPr>
        <w:tabs>
          <w:tab w:val="clear" w:pos="567"/>
          <w:tab w:val="left" w:pos="780" w:leader="none"/>
        </w:tabs>
        <w:ind w:hanging="420" w:start="780" w:end="0"/>
        <w:jc w:val="both"/>
        <w:rPr>
          <w:i/>
          <w:color w:val="000000"/>
        </w:rPr>
      </w:pPr>
      <w:r>
        <w:rPr>
          <w:i/>
          <w:color w:val="000000"/>
        </w:rPr>
        <w:t>élimination des rejets de gravillons</w:t>
      </w:r>
    </w:p>
    <w:p>
      <w:pPr>
        <w:pStyle w:val="Normal"/>
        <w:numPr>
          <w:ilvl w:val="0"/>
          <w:numId w:val="5"/>
        </w:numPr>
        <w:tabs>
          <w:tab w:val="clear" w:pos="567"/>
          <w:tab w:val="left" w:pos="780" w:leader="none"/>
        </w:tabs>
        <w:ind w:hanging="420" w:start="780" w:end="0"/>
        <w:jc w:val="both"/>
        <w:rPr>
          <w:i/>
          <w:color w:val="000000"/>
        </w:rPr>
      </w:pPr>
      <w:r>
        <w:rPr>
          <w:i/>
          <w:color w:val="000000"/>
        </w:rPr>
        <w:t>diminution du bruit de roulement</w:t>
      </w:r>
    </w:p>
    <w:p>
      <w:pPr>
        <w:pStyle w:val="Normal"/>
        <w:numPr>
          <w:ilvl w:val="0"/>
          <w:numId w:val="5"/>
        </w:numPr>
        <w:tabs>
          <w:tab w:val="clear" w:pos="567"/>
          <w:tab w:val="left" w:pos="780" w:leader="none"/>
        </w:tabs>
        <w:ind w:hanging="420" w:start="780" w:end="0"/>
        <w:jc w:val="both"/>
        <w:rPr>
          <w:i/>
          <w:color w:val="000000"/>
        </w:rPr>
      </w:pPr>
      <w:r>
        <w:rPr>
          <w:i/>
          <w:color w:val="000000"/>
        </w:rPr>
        <w:t>possibilité d’un léger reprofilage localisé</w:t>
      </w:r>
    </w:p>
    <w:p>
      <w:pPr>
        <w:pStyle w:val="Normal"/>
        <w:numPr>
          <w:ilvl w:val="0"/>
          <w:numId w:val="5"/>
        </w:numPr>
        <w:tabs>
          <w:tab w:val="clear" w:pos="567"/>
          <w:tab w:val="left" w:pos="780" w:leader="none"/>
        </w:tabs>
        <w:ind w:hanging="420" w:start="780" w:end="0"/>
        <w:jc w:val="both"/>
        <w:rPr>
          <w:i/>
          <w:color w:val="000000"/>
        </w:rPr>
      </w:pPr>
      <w:r>
        <w:rPr>
          <w:i/>
          <w:color w:val="000000"/>
        </w:rPr>
        <w:t>remise en service dès la fin du compactage (sauf en cas de fortes sollicitations tangentielles).</w:t>
      </w:r>
    </w:p>
    <w:p>
      <w:pPr>
        <w:pStyle w:val="Puces1"/>
        <w:numPr>
          <w:ilvl w:val="0"/>
          <w:numId w:val="6"/>
        </w:numPr>
        <w:tabs>
          <w:tab w:val="clear" w:pos="284"/>
        </w:tabs>
        <w:ind w:hanging="0" w:start="0"/>
        <w:rPr/>
      </w:pPr>
      <w:r>
        <w:rPr/>
        <w:t>Ils sont donc préférés aux enduits dans les cas où l’une de ces caractéristiques s’avère primordiale mais ils requièrent une surface de pose de bonne planéité. Par ailleurs, il est recommandé d’éviter la pose de RUMG entre le 1er octobre et le 31 mars.</w:t>
      </w:r>
    </w:p>
    <w:p>
      <w:pPr>
        <w:pStyle w:val="Puces1"/>
        <w:numPr>
          <w:ilvl w:val="0"/>
          <w:numId w:val="6"/>
        </w:numPr>
        <w:tabs>
          <w:tab w:val="clear" w:pos="284"/>
        </w:tabs>
        <w:ind w:hanging="0" w:start="0"/>
        <w:rPr/>
      </w:pPr>
      <w:r>
        <w:rPr/>
        <w:t>Le remplacement d’une partie du filler par la chaux hydratée (au minimum 1 % de la masse des granulats secs) vise à améliorer l’adhésivité liant-granulat et limiter le vieillissement du liant, conduisant au final à une amélioration de la durée de service de l’enrobé (jusqu’à 20 – 25 %). L’utilisation de chaux hydratée est possible en présence de bitume pur ou bitume polymère dans tout type d’enrobé. Son emploi est particulièrement pertinent dans les enrobés à squelette pierreux.</w:t>
      </w:r>
    </w:p>
    <w:p>
      <w:pPr>
        <w:pStyle w:val="Normal"/>
        <w:tabs>
          <w:tab w:val="clear" w:pos="567"/>
          <w:tab w:val="left" w:pos="142" w:leader="none"/>
          <w:tab w:val="left" w:pos="284" w:leader="none"/>
        </w:tabs>
        <w:spacing w:lineRule="atLeast" w:line="300"/>
        <w:ind w:hanging="142" w:start="142" w:end="0"/>
        <w:jc w:val="both"/>
        <w:rPr>
          <w:i/>
          <w:color w:val="000000"/>
        </w:rPr>
      </w:pPr>
      <w:r>
        <w:rPr>
          <w:i/>
          <w:color w:val="000000"/>
        </w:rPr>
      </w:r>
    </w:p>
    <w:p>
      <w:pPr>
        <w:pStyle w:val="Normal"/>
        <w:tabs>
          <w:tab w:val="clear" w:pos="567"/>
          <w:tab w:val="left" w:pos="142" w:leader="none"/>
          <w:tab w:val="left" w:pos="284" w:leader="none"/>
        </w:tabs>
        <w:spacing w:lineRule="atLeast" w:line="300"/>
        <w:ind w:hanging="142" w:start="142" w:end="0"/>
        <w:jc w:val="both"/>
        <w:rPr>
          <w:i/>
          <w:color w:val="000000"/>
        </w:rPr>
      </w:pPr>
      <w:r>
        <w:rPr>
          <w:i/>
          <w:color w:val="000000"/>
        </w:rPr>
      </w:r>
    </w:p>
    <w:p>
      <w:pPr>
        <w:pStyle w:val="Heading1"/>
        <w:ind w:hanging="0" w:start="0"/>
        <w:rPr/>
      </w:pPr>
      <w:r>
        <w:rPr/>
        <w:t>G. 2.2.3. SPECIFICATIONS DES MELANGES BITUMINEUX</w:t>
      </w:r>
    </w:p>
    <w:p>
      <w:pPr>
        <w:pStyle w:val="Normal"/>
        <w:tabs>
          <w:tab w:val="clear" w:pos="567"/>
          <w:tab w:val="left" w:pos="142" w:leader="none"/>
          <w:tab w:val="left" w:pos="284" w:leader="none"/>
        </w:tabs>
        <w:spacing w:lineRule="atLeast" w:line="300"/>
        <w:ind w:hanging="142" w:start="142" w:end="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42" w:leader="none"/>
          <w:tab w:val="left" w:pos="284" w:leader="none"/>
        </w:tabs>
        <w:spacing w:lineRule="atLeast" w:line="300"/>
        <w:ind w:hanging="142" w:start="142" w:end="0"/>
        <w:jc w:val="both"/>
        <w:rPr>
          <w:color w:val="000000"/>
        </w:rPr>
      </w:pPr>
      <w:r>
        <w:rPr>
          <w:color w:val="000000"/>
        </w:rPr>
        <w:t>Indiquer la classe de trafic (T &gt; 6000, 2000 &lt; T &lt; 6000 ou T &lt; 2000) pour le réseau I.</w:t>
      </w:r>
    </w:p>
    <w:p>
      <w:pPr>
        <w:pStyle w:val="Normal"/>
        <w:tabs>
          <w:tab w:val="clear" w:pos="567"/>
          <w:tab w:val="left" w:pos="142" w:leader="none"/>
          <w:tab w:val="left" w:pos="284" w:leader="none"/>
        </w:tabs>
        <w:spacing w:lineRule="atLeast" w:line="300"/>
        <w:ind w:hanging="142" w:start="142" w:end="0"/>
        <w:jc w:val="both"/>
        <w:rPr>
          <w:i/>
          <w:color w:val="000000"/>
        </w:rPr>
      </w:pPr>
      <w:r>
        <w:rPr>
          <w:i/>
          <w:color w:val="000000"/>
        </w:rPr>
      </w:r>
    </w:p>
    <w:p>
      <w:pPr>
        <w:pStyle w:val="Puces1"/>
        <w:numPr>
          <w:ilvl w:val="0"/>
          <w:numId w:val="6"/>
        </w:numPr>
        <w:tabs>
          <w:tab w:val="clear" w:pos="284"/>
        </w:tabs>
        <w:ind w:hanging="0" w:start="0"/>
        <w:rPr/>
      </w:pPr>
      <w:r>
        <w:rPr/>
        <w:t>La classe de trafic est déterminée par le nombre moyen de poids lourds par jour et par sens de circulation. Dans certains cas particuliers, l’auteur de projet peut imposer une classe supérieure à celle qui correspond au trafic réel.</w:t>
      </w:r>
    </w:p>
    <w:p>
      <w:pPr>
        <w:pStyle w:val="Puces1"/>
        <w:numPr>
          <w:ilvl w:val="0"/>
          <w:numId w:val="6"/>
        </w:numPr>
        <w:tabs>
          <w:tab w:val="clear" w:pos="284"/>
        </w:tabs>
        <w:ind w:hanging="0" w:start="0"/>
        <w:rPr/>
      </w:pPr>
      <w:r>
        <w:rPr/>
        <w:t>La détermination des pourcentages de vides maximum et minimum de l’enrobé se fait de préférence sur des éprouvettes fabriquées au moyen du compacteur giratoire.</w:t>
      </w:r>
    </w:p>
    <w:p>
      <w:pPr>
        <w:pStyle w:val="Normal"/>
        <w:tabs>
          <w:tab w:val="clear" w:pos="567"/>
          <w:tab w:val="left" w:pos="142" w:leader="none"/>
          <w:tab w:val="left" w:pos="284" w:leader="none"/>
        </w:tabs>
        <w:spacing w:lineRule="atLeast" w:line="300"/>
        <w:ind w:hanging="142" w:start="142" w:end="0"/>
        <w:jc w:val="both"/>
        <w:rPr>
          <w:color w:val="000000"/>
        </w:rPr>
      </w:pPr>
      <w:r>
        <w:rPr>
          <w:color w:val="000000"/>
        </w:rPr>
      </w:r>
    </w:p>
    <w:p>
      <w:pPr>
        <w:pStyle w:val="Normal"/>
        <w:tabs>
          <w:tab w:val="clear" w:pos="567"/>
          <w:tab w:val="left" w:pos="142" w:leader="none"/>
          <w:tab w:val="left" w:pos="284" w:leader="none"/>
        </w:tabs>
        <w:spacing w:lineRule="atLeast" w:line="300"/>
        <w:ind w:hanging="142" w:start="142" w:end="0"/>
        <w:jc w:val="both"/>
        <w:rPr>
          <w:color w:val="000000"/>
        </w:rPr>
      </w:pPr>
      <w:r>
        <w:rPr>
          <w:color w:val="000000"/>
        </w:rPr>
      </w:r>
    </w:p>
    <w:p>
      <w:pPr>
        <w:pStyle w:val="Heading1"/>
        <w:ind w:hanging="0" w:start="0"/>
        <w:rPr/>
      </w:pPr>
      <w:r>
        <w:rPr/>
        <w:t>G. 2.2.8.1. MISE EN ŒUVRE DES ENROBES BITUMINEUX</w:t>
      </w:r>
    </w:p>
    <w:p>
      <w:pPr>
        <w:pStyle w:val="Normal"/>
        <w:tabs>
          <w:tab w:val="clear" w:pos="567"/>
          <w:tab w:val="left" w:pos="142" w:leader="none"/>
          <w:tab w:val="left" w:pos="284" w:leader="none"/>
        </w:tabs>
        <w:spacing w:lineRule="atLeast" w:line="300"/>
        <w:ind w:hanging="142" w:start="142" w:end="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le document de référence QUALIROUTES-A-1 est d’application dans le cas où l’entreprise comprend plusieurs sections inférieures à 1 000 m</w:t>
      </w:r>
      <w:r>
        <w:rPr>
          <w:color w:val="000000"/>
          <w:vertAlign w:val="superscript"/>
        </w:rPr>
        <w:t>2</w:t>
      </w:r>
      <w:r>
        <w:rPr>
          <w:color w:val="000000"/>
        </w:rPr>
        <w:t xml:space="preserve"> réalisées successivement avec un même type d’enrobé et dont la somme est supérieure à 1 000 m</w:t>
      </w:r>
      <w:r>
        <w:rPr>
          <w:color w:val="000000"/>
          <w:vertAlign w:val="superscript"/>
        </w:rPr>
        <w:t>2</w:t>
      </w:r>
      <w:r>
        <w:rPr>
          <w:color w:val="000000"/>
        </w:rPr>
        <w: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G. 2.2.8.2. MISE EN ŒUVRE DES ENROBES BITUMINEUX – COUCHE DE COLLAGE</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le support fait l’objet d’un nettoyage à l’eau sous pression.</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Puces1"/>
        <w:numPr>
          <w:ilvl w:val="0"/>
          <w:numId w:val="6"/>
        </w:numPr>
        <w:tabs>
          <w:tab w:val="clear" w:pos="284"/>
        </w:tabs>
        <w:ind w:hanging="0" w:start="0"/>
        <w:rPr/>
      </w:pPr>
      <w:r>
        <w:rPr/>
        <w:t>Le nettoyage à l’eau sous pression est indiqué dans le cas où le support est particulièrement sale ou s’il présente des traces d’huiles, de corps gras, de mazout, etc.</w:t>
      </w:r>
    </w:p>
    <w:p>
      <w:pPr>
        <w:pStyle w:val="Puces1"/>
        <w:numPr>
          <w:ilvl w:val="0"/>
          <w:numId w:val="6"/>
        </w:numPr>
        <w:tabs>
          <w:tab w:val="clear" w:pos="284"/>
        </w:tabs>
        <w:ind w:hanging="0" w:start="0"/>
        <w:rPr/>
      </w:pPr>
      <w:r>
        <w:rPr/>
        <w:t>Il est obligatoire sur une surface fraisée.</w:t>
      </w:r>
    </w:p>
    <w:p>
      <w:pPr>
        <w:pStyle w:val="Puces1"/>
        <w:numPr>
          <w:ilvl w:val="0"/>
          <w:numId w:val="6"/>
        </w:numPr>
        <w:tabs>
          <w:tab w:val="clear" w:pos="284"/>
        </w:tabs>
        <w:ind w:hanging="0" w:start="0"/>
        <w:rPr/>
      </w:pPr>
      <w:r>
        <w:rPr/>
        <w:t>Le choix de la couche de collage est laissé à l’appréciation de l’entrepreneur.  Celui-ci détermine le taux d’épandage ainsi que le type d’émulsion et de liant, ainsi que leurs caractéristiques, de façon à réaliser une adhésion parfaite de la couche d’enrobés sur le support.</w:t>
      </w:r>
    </w:p>
    <w:p>
      <w:pPr>
        <w:pStyle w:val="Puces1"/>
        <w:numPr>
          <w:ilvl w:val="0"/>
          <w:numId w:val="6"/>
        </w:numPr>
        <w:tabs>
          <w:tab w:val="clear" w:pos="284"/>
        </w:tabs>
        <w:ind w:hanging="0" w:start="0"/>
        <w:rPr/>
      </w:pPr>
      <w:r>
        <w:rPr/>
        <w:t>En cas de mise en œuvre de SMA, il y a lieu d’éviter soigneusement de surdoser la couche de collage.</w:t>
      </w:r>
    </w:p>
    <w:p>
      <w:pPr>
        <w:pStyle w:val="Puces1"/>
        <w:numPr>
          <w:ilvl w:val="0"/>
          <w:numId w:val="6"/>
        </w:numPr>
        <w:tabs>
          <w:tab w:val="clear" w:pos="284"/>
        </w:tabs>
        <w:ind w:hanging="0" w:start="0"/>
        <w:rPr/>
      </w:pPr>
      <w:r>
        <w:rPr/>
        <w:t>L’utilisation d’une membrane bitumineuse épaisse (</w:t>
      </w:r>
      <w:r>
        <w:rPr>
          <w:color w:val="0000FF"/>
        </w:rPr>
        <w:t>M. 4.2</w:t>
      </w:r>
      <w:r>
        <w:rPr/>
        <w:t xml:space="preserve">) en tant que couche de collage est généralement à déconseiller, sauf pour les PA ou en cas de support fortement fissuré. </w:t>
      </w:r>
    </w:p>
    <w:p>
      <w:pPr>
        <w:pStyle w:val="Puces1"/>
        <w:numPr>
          <w:ilvl w:val="0"/>
          <w:numId w:val="6"/>
        </w:numPr>
        <w:tabs>
          <w:tab w:val="clear" w:pos="284"/>
        </w:tabs>
        <w:ind w:hanging="0" w:start="0"/>
        <w:rPr/>
      </w:pPr>
      <w:r>
        <w:rPr/>
        <w:t>L’utilisation de finisseurs à rampe intégrée permet d’éviter l’adhérence de la couche de collage aux pneus des camions. D’autres systèmes, comme les émulsions anti-adhérentes sont également envisageables. Pour les PA et les BBTM le système est laissé au choix de l’entrepreneur. Pour les RUMG, l’utilisation d’un finisseur à rampe intégrée est obligatoire.</w:t>
      </w:r>
    </w:p>
    <w:p>
      <w:pPr>
        <w:pStyle w:val="Puces1"/>
        <w:numPr>
          <w:ilvl w:val="0"/>
          <w:numId w:val="6"/>
        </w:numPr>
        <w:tabs>
          <w:tab w:val="clear" w:pos="284"/>
        </w:tabs>
        <w:ind w:hanging="0" w:start="0"/>
        <w:rPr/>
      </w:pPr>
      <w:r>
        <w:rPr/>
        <w:t>Les enrobés colorés sont posés sur une couche de collage classique, et non pas sur une couche d’émulsion à base de liant synthétique clair.</w:t>
      </w:r>
    </w:p>
    <w:p>
      <w:pPr>
        <w:pStyle w:val="Puces1"/>
        <w:numPr>
          <w:ilvl w:val="0"/>
          <w:numId w:val="6"/>
        </w:numPr>
        <w:tabs>
          <w:tab w:val="clear" w:pos="284"/>
        </w:tabs>
        <w:ind w:hanging="0" w:start="0"/>
        <w:rPr/>
      </w:pPr>
      <w:r>
        <w:rPr/>
        <w:t>La couche de collage et le nettoyage à l’eau sous pression font l’objet de postes séparés du métré.</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2.2.8.5. EPANDAGE</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les différentes bandes de la couche de roulement doivent être exécutées simultanément et en parallèle.</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Puces1"/>
        <w:numPr>
          <w:ilvl w:val="0"/>
          <w:numId w:val="6"/>
        </w:numPr>
        <w:tabs>
          <w:tab w:val="clear" w:pos="284"/>
        </w:tabs>
        <w:ind w:hanging="0" w:start="0"/>
        <w:rPr/>
      </w:pPr>
      <w:r>
        <w:rPr/>
        <w:t>L’exécution simultanée des bandes de roulement est à conseiller chaque fois que c’est possible car elle permet d’éviter les joints de reprise longitudinaux.</w:t>
      </w:r>
    </w:p>
    <w:p>
      <w:pPr>
        <w:pStyle w:val="Puces1"/>
        <w:numPr>
          <w:ilvl w:val="0"/>
          <w:numId w:val="6"/>
        </w:numPr>
        <w:tabs>
          <w:tab w:val="clear" w:pos="284"/>
        </w:tabs>
        <w:ind w:hanging="0" w:start="0"/>
        <w:rPr/>
      </w:pPr>
      <w:r>
        <w:rPr/>
        <w:t>Lorsque le dispositif de réglage est constitué d’un ski, il y a lieu de contrôler la conformité du profil de l’élément sur lequel glisse ce ski. On évite généralement de suivre le profil d’un filet d’eau existant.</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6"/>
        <w:ind w:hanging="0" w:start="0"/>
        <w:rPr>
          <w:ins w:id="1" w:author="LOPPE Thierry" w:date="2023-08-04T09:47:00Z"/>
          <w:i w:val="false"/>
          <w:iCs/>
          <w:u w:val="none"/>
        </w:rPr>
      </w:pPr>
      <w:ins w:id="0" w:author="LOPPE Thierry" w:date="2023-08-04T09:47:00Z">
        <w:r>
          <w:rPr>
            <w:i w:val="false"/>
            <w:iCs/>
            <w:u w:val="none"/>
          </w:rPr>
          <w:t>G. 2.2.8.7.2.3. Joints transversaux entre revêtement bitumineux et revêtement en béton</w:t>
        </w:r>
      </w:ins>
    </w:p>
    <w:p>
      <w:pPr>
        <w:pStyle w:val="Normal"/>
        <w:tabs>
          <w:tab w:val="clear" w:pos="567"/>
          <w:tab w:val="left" w:pos="142" w:leader="none"/>
        </w:tabs>
        <w:spacing w:lineRule="atLeast" w:line="300"/>
        <w:ind w:hanging="142" w:start="142" w:end="0"/>
        <w:jc w:val="both"/>
        <w:rPr>
          <w:i/>
          <w:iCs/>
          <w:color w:val="000000"/>
          <w:u w:val="none"/>
        </w:rPr>
      </w:pPr>
      <w:r>
        <w:rPr>
          <w:i/>
          <w:iCs/>
          <w:color w:val="000000"/>
          <w:u w:val="none"/>
        </w:rPr>
      </w:r>
    </w:p>
    <w:p>
      <w:pPr>
        <w:pStyle w:val="Normal"/>
        <w:pBdr>
          <w:top w:val="single" w:sz="12" w:space="1" w:color="000000"/>
          <w:left w:val="single" w:sz="12" w:space="4" w:color="000000"/>
          <w:bottom w:val="single" w:sz="12" w:space="1" w:color="000000"/>
          <w:right w:val="single" w:sz="12" w:space="4" w:color="000000"/>
        </w:pBdr>
        <w:tabs>
          <w:tab w:val="clear" w:pos="567"/>
          <w:tab w:val="left" w:pos="5387" w:leader="none"/>
        </w:tabs>
        <w:spacing w:lineRule="atLeast" w:line="300"/>
        <w:jc w:val="both"/>
        <w:rPr/>
      </w:pPr>
      <w:r>
        <w:rPr>
          <w:color w:val="FF0000"/>
        </w:rPr>
        <w:t>Pour le paiement du poste, utiliser le poste normalisé M3560 – Réparation localisée durable de revêtements hydrocarbonés: joint transversal entre revêtement en béton et revêtement hydrocarboné (en attendant la création d'un poste normalisé du chapitre G).</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1"/>
        <w:ind w:hanging="0" w:start="0"/>
        <w:rPr/>
      </w:pPr>
      <w:r>
        <w:rPr/>
        <w:t>G. 2.2.8.7.3. TRAITEMENT DES JOINTS DE REPRISE</w:t>
      </w:r>
    </w:p>
    <w:p>
      <w:pPr>
        <w:pStyle w:val="Normal"/>
        <w:tabs>
          <w:tab w:val="clear" w:pos="567"/>
          <w:tab w:val="left" w:pos="142" w:leader="none"/>
        </w:tabs>
        <w:spacing w:lineRule="atLeast" w:line="300"/>
        <w:ind w:hanging="142" w:start="142" w:end="0"/>
        <w:jc w:val="both"/>
        <w:rPr>
          <w:color w:val="000000"/>
        </w:rPr>
      </w:pPr>
      <w:r>
        <w:rPr>
          <w:color w:val="000000"/>
        </w:rPr>
      </w:r>
    </w:p>
    <w:p>
      <w:pPr>
        <w:pStyle w:val="Normal"/>
        <w:spacing w:lineRule="atLeast" w:line="300"/>
        <w:jc w:val="both"/>
        <w:rPr/>
      </w:pPr>
      <w:r>
        <w:rPr>
          <w:i/>
          <w:color w:val="000000"/>
        </w:rPr>
        <w:t>Les bandes préformées peuvent être soit préfabriquées en usine et collées en place, soit extrudées et collées en place à l’aide d’une machine spécialement prévue à cet effet.</w:t>
      </w:r>
    </w:p>
    <w:p>
      <w:pPr>
        <w:pStyle w:val="Normal"/>
        <w:spacing w:lineRule="atLeast" w:line="300"/>
        <w:jc w:val="both"/>
        <w:rPr/>
      </w:pPr>
      <w:r>
        <w:rPr>
          <w:i/>
          <w:color w:val="000000"/>
        </w:rPr>
        <w:t>Il y a lieu de veiller à ce que les bandes mises en place ne soient pas arrachées ou endommagées par les véhicules de chantier.</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2.2.8.8.1. BORDS EXTERIEURS DES REVETEMENTS – ENROBES A SQUELETTE SABLEUX ET SMA</w:t>
      </w:r>
    </w:p>
    <w:p>
      <w:pPr>
        <w:pStyle w:val="Normal"/>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si le traitement des bords extérieurs non contrebutés du revêtement est imposé.</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G. 2.2.8.8.2. BORDS EXTERIEURS DES REVETEMENTS – PA, BBTM et RUMG</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Spécifier les dispositifs d’adaptation des avaloirs dans les PA.</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keepNext w:val="true"/>
        <w:ind w:hanging="0" w:start="0"/>
        <w:rPr/>
      </w:pPr>
      <w:r>
        <w:rPr/>
        <w:t>G. 2.3.1. EXIGENCES RELATIVES AUX CARACTERISTIQUES DE L’ENROBE EN VRAC</w:t>
      </w:r>
    </w:p>
    <w:p>
      <w:pPr>
        <w:pStyle w:val="Normal"/>
        <w:keepNext w:val="true"/>
        <w:jc w:val="both"/>
        <w:rPr>
          <w:b/>
          <w:color w:val="000000"/>
        </w:rPr>
      </w:pPr>
      <w:r>
        <w:rPr>
          <w:b/>
          <w:color w:val="000000"/>
        </w:rPr>
      </w:r>
    </w:p>
    <w:p>
      <w:pPr>
        <w:pStyle w:val="Normal"/>
        <w:keepNext w:val="true"/>
        <w:jc w:val="both"/>
        <w:rPr>
          <w:i/>
          <w:color w:val="000000"/>
        </w:rPr>
      </w:pPr>
      <w:r>
        <w:rPr>
          <w:i/>
          <w:color w:val="000000"/>
        </w:rPr>
        <w:t>Ces exigences sont d’application pour évaluer le contrôle interne prévu dans le plan qualité de l’adjudicataire.</w:t>
      </w:r>
    </w:p>
    <w:p>
      <w:pPr>
        <w:pStyle w:val="BodyText"/>
        <w:rPr/>
      </w:pPr>
      <w:r>
        <w:rPr/>
        <w:t>En cas de discordances, ou pour s’assurer de la concordance des produits livrés avec le produit qui doit être mis en œuvre, le pouvoir adjudicateur se réserve le droit de procéder, par coups de sonde aléatoires, à des vérifications sur chantier de ces caractéristiques.</w:t>
      </w:r>
    </w:p>
    <w:p>
      <w:pPr>
        <w:pStyle w:val="Normal"/>
        <w:jc w:val="both"/>
        <w:rPr/>
      </w:pPr>
      <w:r>
        <w:rPr>
          <w:i/>
          <w:color w:val="000000"/>
        </w:rPr>
        <w:t xml:space="preserve">Lorsque les essais par coup de sonde ne satisfont pas aux exigences du présent paragraphe, le pouvoir adjudicateur en informe l’adjudicataire par un procès-verbal de constat. Celui-ci doit être suivi d’une action corrective de la part de l’adjudicataire.  </w:t>
      </w:r>
    </w:p>
    <w:p>
      <w:pPr>
        <w:pStyle w:val="Normal"/>
        <w:jc w:val="both"/>
        <w:rPr/>
      </w:pPr>
      <w:r>
        <w:rPr>
          <w:i/>
          <w:color w:val="000000"/>
        </w:rPr>
        <w:t xml:space="preserve">A défaut, le pouvoir adjudicateur procède, sur la section litigieuse, aux essais a posteriori prévus au </w:t>
      </w:r>
      <w:r>
        <w:rPr>
          <w:i/>
          <w:color w:val="0000FF"/>
        </w:rPr>
        <w:t>G. 2.4.2.1</w:t>
      </w:r>
      <w:r>
        <w:rPr>
          <w:i/>
          <w:color w:val="000000"/>
        </w:rPr>
        <w:t>.</w:t>
      </w:r>
    </w:p>
    <w:p>
      <w:pPr>
        <w:pStyle w:val="Normal"/>
        <w:jc w:val="both"/>
        <w:rPr>
          <w:i/>
          <w:color w:val="000000"/>
        </w:rPr>
      </w:pPr>
      <w:r>
        <w:rPr>
          <w:i/>
          <w:color w:val="000000"/>
        </w:rPr>
      </w:r>
    </w:p>
    <w:p>
      <w:pPr>
        <w:pStyle w:val="Normal"/>
        <w:jc w:val="both"/>
        <w:rPr>
          <w:i/>
          <w:color w:val="000000"/>
        </w:rPr>
      </w:pPr>
      <w:r>
        <w:rPr>
          <w:i/>
          <w:color w:val="000000"/>
        </w:rPr>
      </w:r>
    </w:p>
    <w:p>
      <w:pPr>
        <w:pStyle w:val="Heading1"/>
        <w:ind w:hanging="0" w:start="0"/>
        <w:rPr/>
      </w:pPr>
      <w:r>
        <w:rPr/>
        <w:t>G. 2.3.2. EXIGENCES RELATIVES AUX CARACTERISTIQUES DE L’ENROBE MIS EN ŒUVRE, SUR REVETEMENT TERMINE (ESSAIS A POSTERIORI)</w:t>
      </w:r>
    </w:p>
    <w:p>
      <w:pPr>
        <w:pStyle w:val="Normal"/>
        <w:jc w:val="both"/>
        <w:rPr>
          <w:b/>
          <w:color w:val="000000"/>
        </w:rPr>
      </w:pPr>
      <w:r>
        <w:rPr>
          <w:b/>
          <w:color w:val="000000"/>
        </w:rPr>
      </w:r>
    </w:p>
    <w:p>
      <w:pPr>
        <w:pStyle w:val="Heading1"/>
        <w:ind w:hanging="0" w:start="0"/>
        <w:rPr/>
      </w:pPr>
      <w:r>
        <w:rPr/>
        <w:t>G. 2.3.2.1. EXIGENCES RELATIVES A LA COMPOSITION</w:t>
      </w:r>
    </w:p>
    <w:p>
      <w:pPr>
        <w:pStyle w:val="Normal"/>
        <w:jc w:val="both"/>
        <w:rPr>
          <w:i/>
          <w:color w:val="000000"/>
        </w:rPr>
      </w:pPr>
      <w:r>
        <w:rPr>
          <w:i/>
          <w:color w:val="000000"/>
        </w:rPr>
      </w:r>
    </w:p>
    <w:p>
      <w:pPr>
        <w:pStyle w:val="Normal"/>
        <w:jc w:val="both"/>
        <w:rPr/>
      </w:pPr>
      <w:r>
        <w:rPr>
          <w:i/>
          <w:color w:val="000000"/>
        </w:rPr>
        <w:t>Ces exigences sont d’application pour les essais a posteriori effectués lorsque les actions correctives éventuelles au plan qualité n’ont pas été réalisées par l’adjudicataire, ou lorsque des essais par coups de sonde non satisfaisants n’ont pas été suivis d’une action corrective de la part de l’adjudicataire.</w:t>
      </w:r>
    </w:p>
    <w:p>
      <w:pPr>
        <w:pStyle w:val="Normal"/>
        <w:jc w:val="both"/>
        <w:rPr>
          <w:i/>
          <w:color w:val="000000"/>
        </w:rPr>
      </w:pPr>
      <w:r>
        <w:rPr>
          <w:i/>
          <w:color w:val="000000"/>
        </w:rPr>
      </w:r>
    </w:p>
    <w:p>
      <w:pPr>
        <w:pStyle w:val="Normal"/>
        <w:jc w:val="both"/>
        <w:rPr>
          <w:i/>
          <w:color w:val="000000"/>
        </w:rPr>
      </w:pPr>
      <w:r>
        <w:rPr>
          <w:i/>
          <w:color w:val="000000"/>
        </w:rPr>
      </w:r>
    </w:p>
    <w:p>
      <w:pPr>
        <w:pStyle w:val="Heading1"/>
        <w:ind w:hanging="0" w:start="0"/>
        <w:rPr/>
      </w:pPr>
      <w:r>
        <w:rPr/>
        <w:t>G. 2.3.2.2. EXIGENCES RELATIVES AUX CRITERES DE MISE EN ŒUVRE</w:t>
      </w:r>
    </w:p>
    <w:p>
      <w:pPr>
        <w:pStyle w:val="Normal"/>
        <w:jc w:val="both"/>
        <w:rPr>
          <w:b/>
          <w:color w:val="000000"/>
        </w:rPr>
      </w:pPr>
      <w:r>
        <w:rPr>
          <w:b/>
          <w:color w:val="000000"/>
        </w:rPr>
      </w:r>
    </w:p>
    <w:p>
      <w:pPr>
        <w:pStyle w:val="Normal"/>
        <w:jc w:val="both"/>
        <w:rPr/>
      </w:pPr>
      <w:r>
        <w:rPr>
          <w:i/>
          <w:color w:val="000000"/>
        </w:rPr>
        <w:t xml:space="preserve">Ces exigences sont relatives aux essais réalisés systématiquement, conformément au </w:t>
      </w:r>
      <w:r>
        <w:rPr>
          <w:i/>
          <w:color w:val="0000FF"/>
        </w:rPr>
        <w:t>G. 2.4.2.2</w:t>
      </w:r>
      <w:r>
        <w:rPr>
          <w:i/>
          <w:color w:val="000000"/>
        </w:rPr>
        <w:t>.</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G. 2.3.3.1. PLANEITE LONGITUDINALE A L’APL</w:t>
      </w:r>
    </w:p>
    <w:p>
      <w:pPr>
        <w:pStyle w:val="Normal"/>
        <w:spacing w:lineRule="atLeast" w:line="300"/>
        <w:jc w:val="both"/>
        <w:rPr>
          <w:color w:val="000000"/>
        </w:rPr>
      </w:pPr>
      <w:r>
        <w:rPr>
          <w:color w:val="000000"/>
        </w:rPr>
      </w:r>
    </w:p>
    <w:p>
      <w:pPr>
        <w:pStyle w:val="Puces1"/>
        <w:numPr>
          <w:ilvl w:val="0"/>
          <w:numId w:val="8"/>
        </w:numPr>
        <w:pBdr>
          <w:top w:val="single" w:sz="12" w:space="1" w:color="000000"/>
          <w:left w:val="single" w:sz="12" w:space="4" w:color="000000"/>
          <w:bottom w:val="single" w:sz="12" w:space="1" w:color="000000"/>
          <w:right w:val="single" w:sz="12" w:space="4" w:color="000000"/>
        </w:pBdr>
        <w:tabs>
          <w:tab w:val="clear" w:pos="284"/>
        </w:tabs>
        <w:rPr>
          <w:i w:val="false"/>
        </w:rPr>
      </w:pPr>
      <w:r>
        <w:rPr>
          <w:i w:val="false"/>
        </w:rPr>
        <w:t>Le cas échéant, indiquer les cas particuliers où l’essai est effectué à 21,6 km/h.</w:t>
      </w:r>
    </w:p>
    <w:p>
      <w:pPr>
        <w:pStyle w:val="Puces1"/>
        <w:numPr>
          <w:ilvl w:val="0"/>
          <w:numId w:val="8"/>
        </w:numPr>
        <w:pBdr>
          <w:top w:val="single" w:sz="12" w:space="1" w:color="000000"/>
          <w:left w:val="single" w:sz="12" w:space="4" w:color="000000"/>
          <w:bottom w:val="single" w:sz="12" w:space="1" w:color="000000"/>
          <w:right w:val="single" w:sz="12" w:space="4" w:color="000000"/>
        </w:pBdr>
        <w:tabs>
          <w:tab w:val="clear" w:pos="284"/>
        </w:tabs>
        <w:rPr>
          <w:i w:val="false"/>
        </w:rPr>
      </w:pPr>
      <w:r>
        <w:rPr>
          <w:i w:val="false"/>
        </w:rPr>
        <w:t>Indiquer si les prescriptions relatives au CP</w:t>
      </w:r>
      <w:r>
        <w:rPr>
          <w:i w:val="false"/>
          <w:vertAlign w:val="subscript"/>
        </w:rPr>
        <w:t xml:space="preserve">40 m </w:t>
      </w:r>
      <w:r>
        <w:rPr>
          <w:i w:val="false"/>
        </w:rPr>
        <w:t>sont d’application.</w:t>
      </w:r>
    </w:p>
    <w:p>
      <w:pPr>
        <w:pStyle w:val="Puces1"/>
        <w:numPr>
          <w:ilvl w:val="0"/>
          <w:numId w:val="8"/>
        </w:numPr>
        <w:pBdr>
          <w:top w:val="single" w:sz="12" w:space="1" w:color="000000"/>
          <w:left w:val="single" w:sz="12" w:space="4" w:color="000000"/>
          <w:bottom w:val="single" w:sz="12" w:space="1" w:color="000000"/>
          <w:right w:val="single" w:sz="12" w:space="4" w:color="000000"/>
        </w:pBdr>
        <w:tabs>
          <w:tab w:val="clear" w:pos="284"/>
        </w:tabs>
        <w:rPr/>
      </w:pPr>
      <w:r>
        <w:rPr>
          <w:i w:val="false"/>
        </w:rPr>
        <w:t>Préciser, éventuellement, les zones particulières non soumises à prescription en matière de CP</w:t>
      </w:r>
      <w:r>
        <w:rPr>
          <w:i w:val="false"/>
          <w:vertAlign w:val="subscript"/>
        </w:rPr>
        <w:t xml:space="preserve">10 m </w:t>
      </w:r>
      <w:r>
        <w:rPr>
          <w:i w:val="false"/>
        </w:rPr>
        <w:t>voire même de CP</w:t>
      </w:r>
      <w:r>
        <w:rPr>
          <w:i w:val="false"/>
          <w:vertAlign w:val="subscript"/>
        </w:rPr>
        <w:t>2,5m</w:t>
      </w:r>
      <w:r>
        <w:rPr/>
        <w:t>.</w:t>
      </w:r>
    </w:p>
    <w:p>
      <w:pPr>
        <w:pStyle w:val="Normal"/>
        <w:tabs>
          <w:tab w:val="clear" w:pos="567"/>
          <w:tab w:val="left" w:pos="142" w:leader="none"/>
        </w:tabs>
        <w:spacing w:lineRule="atLeast" w:line="300"/>
        <w:jc w:val="both"/>
        <w:rPr>
          <w:color w:val="000000"/>
        </w:rPr>
      </w:pPr>
      <w:r>
        <w:rPr>
          <w:color w:val="000000"/>
        </w:rPr>
      </w:r>
    </w:p>
    <w:p>
      <w:pPr>
        <w:pStyle w:val="Puces1"/>
        <w:numPr>
          <w:ilvl w:val="0"/>
          <w:numId w:val="6"/>
        </w:numPr>
        <w:tabs>
          <w:tab w:val="clear" w:pos="284"/>
        </w:tabs>
        <w:ind w:hanging="0" w:start="0"/>
        <w:rPr/>
      </w:pPr>
      <w:r>
        <w:rPr/>
        <w:t>Le CP</w:t>
      </w:r>
      <w:r>
        <w:rPr>
          <w:vertAlign w:val="subscript"/>
        </w:rPr>
        <w:t xml:space="preserve">2,5m </w:t>
      </w:r>
      <w:r>
        <w:rPr/>
        <w:t>est directement lié au réglage de la machine de mise en œuvre.</w:t>
      </w:r>
    </w:p>
    <w:p>
      <w:pPr>
        <w:pStyle w:val="Puces1"/>
        <w:numPr>
          <w:ilvl w:val="0"/>
          <w:numId w:val="6"/>
        </w:numPr>
        <w:tabs>
          <w:tab w:val="clear" w:pos="284"/>
        </w:tabs>
        <w:ind w:hanging="0" w:start="0"/>
        <w:rPr/>
      </w:pPr>
      <w:r>
        <w:rPr/>
        <w:t>Le CP</w:t>
      </w:r>
      <w:r>
        <w:rPr>
          <w:vertAlign w:val="subscript"/>
        </w:rPr>
        <w:t>10m</w:t>
      </w:r>
      <w:r>
        <w:rPr/>
        <w:t xml:space="preserve"> est directement lié au dispositif de guidage de la machine de mise en œuvre (fils, coffrages, …).</w:t>
      </w:r>
    </w:p>
    <w:p>
      <w:pPr>
        <w:pStyle w:val="Puces1"/>
        <w:numPr>
          <w:ilvl w:val="0"/>
          <w:numId w:val="6"/>
        </w:numPr>
        <w:tabs>
          <w:tab w:val="clear" w:pos="284"/>
        </w:tabs>
        <w:ind w:hanging="0" w:start="0"/>
        <w:rPr/>
      </w:pPr>
      <w:r>
        <w:rPr/>
        <w:t>Le CP</w:t>
      </w:r>
      <w:r>
        <w:rPr>
          <w:vertAlign w:val="subscript"/>
        </w:rPr>
        <w:t>40 m</w:t>
      </w:r>
      <w:r>
        <w:rPr/>
        <w:t xml:space="preserve"> est directement lié au profil en long de la chaussée.</w:t>
      </w:r>
    </w:p>
    <w:p>
      <w:pPr>
        <w:pStyle w:val="Puces1"/>
        <w:numPr>
          <w:ilvl w:val="0"/>
          <w:numId w:val="6"/>
        </w:numPr>
        <w:tabs>
          <w:tab w:val="clear" w:pos="284"/>
        </w:tabs>
        <w:ind w:hanging="0" w:start="0"/>
        <w:rPr/>
      </w:pPr>
      <w:r>
        <w:rPr/>
        <w:t xml:space="preserve">Dans le cadre des dispositions du </w:t>
      </w:r>
      <w:r>
        <w:rPr>
          <w:color w:val="0000FF"/>
        </w:rPr>
        <w:t>G. 2.3.3.1.3</w:t>
      </w:r>
      <w:r>
        <w:rPr/>
        <w:t>, il y a lieu de prévoir le passage de l’APL avant réalisation des travaux.</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1"/>
        <w:ind w:hanging="0" w:start="0"/>
        <w:rPr/>
      </w:pPr>
      <w:r>
        <w:rPr/>
        <w:t>G. 2.3.3.4. COEFFICIENT DE FROTTEMENT TRANSVERSAL (SFCS) ET G.2.3.3.5. – COEFFICIENT DE FROTTEMENT LONGITUDINAL (LFCG)</w:t>
      </w:r>
    </w:p>
    <w:p>
      <w:pPr>
        <w:pStyle w:val="Normal"/>
        <w:spacing w:lineRule="atLeast" w:line="300"/>
        <w:jc w:val="both"/>
        <w:rPr>
          <w:color w:val="000000"/>
        </w:rPr>
      </w:pPr>
      <w:r>
        <w:rPr>
          <w:color w:val="000000"/>
        </w:rPr>
      </w:r>
    </w:p>
    <w:p>
      <w:pPr>
        <w:pStyle w:val="Normal"/>
        <w:spacing w:lineRule="atLeast" w:line="300"/>
        <w:jc w:val="both"/>
        <w:rPr/>
      </w:pPr>
      <w:r>
        <w:rPr>
          <w:i/>
          <w:color w:val="000000"/>
        </w:rPr>
        <w:t>La rugosité dépend à la fois de la macrotexture et de la microtexture du revêtement. La première dépend de la composition de l’enrobé et de sa mise en œuvre, tandis que la seconde est liée principalement aux caractéristiques du gravillon, traduites par le coefficient de polissage accéléré (PSV).</w:t>
      </w:r>
    </w:p>
    <w:p>
      <w:pPr>
        <w:pStyle w:val="Normal"/>
        <w:spacing w:lineRule="atLeast" w:line="300"/>
        <w:jc w:val="both"/>
        <w:rPr/>
      </w:pPr>
      <w:r>
        <w:rPr>
          <w:i/>
          <w:color w:val="000000"/>
        </w:rPr>
        <w:t>L’attention est attirée sur le fait qu’il peut être nécessaire, si l’on désire imposer des SFCS ou des LFCG plus élevés que ceux prévus au CCT QUALIROUTES, d’imposer également un relèvement des valeurs de PSV.</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2.3.3.6. TEXTURE DE SURFACE</w:t>
      </w:r>
    </w:p>
    <w:p>
      <w:pPr>
        <w:pStyle w:val="Normal"/>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la texture est d’application et les valeurs imposées.</w:t>
      </w:r>
    </w:p>
    <w:p>
      <w:pPr>
        <w:pStyle w:val="Normal"/>
        <w:spacing w:lineRule="atLeast" w:line="300"/>
        <w:jc w:val="both"/>
        <w:rPr>
          <w:i/>
          <w:color w:val="000000"/>
        </w:rPr>
      </w:pPr>
      <w:r>
        <w:rPr>
          <w:i/>
          <w:color w:val="000000"/>
        </w:rPr>
      </w:r>
    </w:p>
    <w:p>
      <w:pPr>
        <w:pStyle w:val="Heading8"/>
        <w:keepNext w:val="false"/>
        <w:ind w:hanging="0" w:start="0"/>
        <w:rPr/>
      </w:pPr>
      <w:r>
        <w:rPr/>
        <w:t>A titre d’exemple,</w:t>
        <w:tab/>
        <w:t>pour les enrobés à squelette sableux (AC): PMT ≥ 0,60 mm</w:t>
      </w:r>
    </w:p>
    <w:p>
      <w:pPr>
        <w:pStyle w:val="Normal"/>
        <w:tabs>
          <w:tab w:val="clear" w:pos="567"/>
          <w:tab w:val="left" w:pos="1843" w:leader="none"/>
          <w:tab w:val="left" w:pos="6521" w:leader="none"/>
        </w:tabs>
        <w:spacing w:lineRule="atLeast" w:line="300"/>
        <w:rPr>
          <w:i/>
          <w:color w:val="000000"/>
        </w:rPr>
      </w:pPr>
      <w:r>
        <w:rPr>
          <w:i/>
          <w:color w:val="000000"/>
        </w:rPr>
        <w:tab/>
        <w:t>pour les SMA et les BBTM: PMT ≥ 0,80 mm</w:t>
      </w:r>
    </w:p>
    <w:p>
      <w:pPr>
        <w:pStyle w:val="Normal"/>
        <w:tabs>
          <w:tab w:val="clear" w:pos="567"/>
          <w:tab w:val="left" w:pos="1843" w:leader="none"/>
          <w:tab w:val="left" w:pos="6521" w:leader="none"/>
        </w:tabs>
        <w:spacing w:lineRule="atLeast" w:line="300"/>
        <w:rPr/>
      </w:pPr>
      <w:r>
        <w:rPr>
          <w:i/>
          <w:color w:val="000000"/>
        </w:rPr>
        <w:tab/>
        <w:t>pour les RUMG et les PA: PMT ≥ 1,00 mm.</w:t>
      </w:r>
    </w:p>
    <w:p>
      <w:pPr>
        <w:pStyle w:val="Normal"/>
        <w:tabs>
          <w:tab w:val="clear" w:pos="567"/>
          <w:tab w:val="left" w:pos="2268" w:leader="none"/>
          <w:tab w:val="left" w:pos="6521" w:leader="none"/>
        </w:tabs>
        <w:spacing w:lineRule="atLeast" w:line="300"/>
        <w:rPr>
          <w:i/>
          <w:color w:val="000000"/>
        </w:rPr>
      </w:pPr>
      <w:r>
        <w:rPr>
          <w:i/>
          <w:color w:val="000000"/>
        </w:rPr>
      </w:r>
    </w:p>
    <w:p>
      <w:pPr>
        <w:pStyle w:val="Normal"/>
        <w:tabs>
          <w:tab w:val="clear" w:pos="567"/>
          <w:tab w:val="left" w:pos="2268" w:leader="none"/>
          <w:tab w:val="left" w:pos="6521" w:leader="none"/>
        </w:tabs>
        <w:spacing w:lineRule="atLeast" w:line="300"/>
        <w:rPr>
          <w:i/>
          <w:color w:val="000000"/>
        </w:rPr>
      </w:pPr>
      <w:r>
        <w:rPr>
          <w:i/>
          <w:color w:val="000000"/>
        </w:rPr>
        <w:t>PMT est la profondeur moyenne de texture mesurée à la tache de sable.</w:t>
      </w:r>
    </w:p>
    <w:p>
      <w:pPr>
        <w:pStyle w:val="Normal"/>
        <w:tabs>
          <w:tab w:val="clear" w:pos="567"/>
          <w:tab w:val="left" w:pos="2268" w:leader="none"/>
          <w:tab w:val="left" w:pos="6521" w:leader="none"/>
        </w:tabs>
        <w:spacing w:lineRule="atLeast" w:line="300"/>
        <w:rPr/>
      </w:pPr>
      <w:r>
        <w:rPr>
          <w:i/>
          <w:color w:val="000000"/>
        </w:rPr>
        <w:t>La mesure peut également être réalisée au moyen d’un capteur laser.</w:t>
      </w:r>
    </w:p>
    <w:p>
      <w:pPr>
        <w:pStyle w:val="Normal"/>
        <w:tabs>
          <w:tab w:val="clear" w:pos="567"/>
          <w:tab w:val="left" w:pos="2268" w:leader="none"/>
          <w:tab w:val="left" w:pos="6521" w:leader="none"/>
        </w:tabs>
        <w:spacing w:lineRule="atLeast" w:line="300"/>
        <w:rPr>
          <w:b/>
          <w:i/>
          <w:color w:val="000000"/>
        </w:rPr>
      </w:pPr>
      <w:r>
        <w:rPr>
          <w:b/>
          <w:i/>
          <w:color w:val="000000"/>
        </w:rPr>
      </w:r>
    </w:p>
    <w:p>
      <w:pPr>
        <w:pStyle w:val="Normal"/>
        <w:tabs>
          <w:tab w:val="clear" w:pos="567"/>
          <w:tab w:val="left" w:pos="2268" w:leader="none"/>
          <w:tab w:val="left" w:pos="6521" w:leader="none"/>
        </w:tabs>
        <w:spacing w:lineRule="atLeast" w:line="300"/>
        <w:rPr>
          <w:b/>
          <w:color w:val="000000"/>
        </w:rPr>
      </w:pPr>
      <w:r>
        <w:rPr>
          <w:b/>
          <w:color w:val="000000"/>
        </w:rPr>
      </w:r>
    </w:p>
    <w:p>
      <w:pPr>
        <w:pStyle w:val="Heading1"/>
        <w:ind w:hanging="0" w:start="0"/>
        <w:rPr/>
      </w:pPr>
      <w:r>
        <w:rPr/>
        <w:t>G. 2.3.3.8. COULEUR DE L’ENROBE BITUMINEUX</w:t>
      </w:r>
    </w:p>
    <w:p>
      <w:pPr>
        <w:pStyle w:val="Normal"/>
        <w:tabs>
          <w:tab w:val="clear" w:pos="567"/>
          <w:tab w:val="left" w:pos="2268" w:leader="none"/>
          <w:tab w:val="left" w:pos="6521" w:leader="none"/>
        </w:tabs>
        <w:spacing w:lineRule="atLeast" w:line="300"/>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2268" w:leader="none"/>
          <w:tab w:val="left" w:pos="6521" w:leader="none"/>
        </w:tabs>
        <w:spacing w:lineRule="atLeast" w:line="300"/>
        <w:jc w:val="both"/>
        <w:rPr/>
      </w:pPr>
      <w:r>
        <w:rPr>
          <w:color w:val="000000"/>
        </w:rPr>
        <w:t xml:space="preserve">Indiquer les paramètres de chromaticité et de luminosité si la teinte est différente de celles mentionnées au </w:t>
      </w:r>
      <w:r>
        <w:rPr>
          <w:color w:val="0000FF"/>
        </w:rPr>
        <w:t>G. 2.3.3.8</w:t>
      </w:r>
      <w:r>
        <w:rPr>
          <w:color w:val="000000"/>
        </w:rPr>
        <w:t>.</w:t>
      </w:r>
    </w:p>
    <w:p>
      <w:pPr>
        <w:pStyle w:val="Normal"/>
        <w:tabs>
          <w:tab w:val="clear" w:pos="567"/>
          <w:tab w:val="left" w:pos="2268" w:leader="none"/>
          <w:tab w:val="left" w:pos="6521" w:leader="none"/>
        </w:tabs>
        <w:spacing w:lineRule="atLeast" w:line="300"/>
        <w:jc w:val="both"/>
        <w:rPr>
          <w:b/>
          <w:color w:val="000000"/>
        </w:rPr>
      </w:pPr>
      <w:r>
        <w:rPr>
          <w:b/>
          <w:color w:val="000000"/>
        </w:rPr>
      </w:r>
    </w:p>
    <w:p>
      <w:pPr>
        <w:pStyle w:val="BodyText"/>
        <w:spacing w:lineRule="atLeast" w:line="300"/>
        <w:rPr/>
      </w:pPr>
      <w:r>
        <w:rPr/>
        <w:t>L’attention est attirée sur le coût particulièrement élevé de certaines teintes. Il y a donc lieu de réserver ces produits à des zones particulières que l’on désire mettre en évidence (pistes cyclables, zones piétonnes, carrefours, …).</w:t>
      </w:r>
    </w:p>
    <w:p>
      <w:pPr>
        <w:pStyle w:val="Normal"/>
        <w:spacing w:lineRule="atLeast" w:line="300"/>
        <w:jc w:val="both"/>
        <w:rPr>
          <w:i/>
          <w:color w:val="000000"/>
        </w:rPr>
      </w:pPr>
      <w:r>
        <w:rPr>
          <w:i/>
          <w:color w:val="000000"/>
        </w:rPr>
      </w:r>
    </w:p>
    <w:p>
      <w:pPr>
        <w:pStyle w:val="Normal"/>
        <w:spacing w:lineRule="atLeast" w:line="300"/>
        <w:jc w:val="both"/>
        <w:rPr/>
      </w:pPr>
      <w:r>
        <w:rPr>
          <w:i/>
          <w:color w:val="000000"/>
        </w:rPr>
        <w:t>Les liants synthétiques clairs permettent généralement d’obtenir des teintes plus tranchées que les bitumes pigmentables. Ils permettent également d’obtenir une meilleure résistance aux déformations permanentes.</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G. 2.4.2.2. VERIFICATIONS APRES EXECUTION – CONTROLE DE LA MISE EN ŒUVRE DE L’ENROBE</w:t>
      </w:r>
    </w:p>
    <w:p>
      <w:pPr>
        <w:pStyle w:val="Normal"/>
        <w:spacing w:lineRule="atLeast" w:line="300"/>
        <w:jc w:val="both"/>
        <w:rPr>
          <w:b/>
          <w:color w:val="000000"/>
        </w:rPr>
      </w:pPr>
      <w:r>
        <w:rPr>
          <w:b/>
          <w:color w:val="000000"/>
        </w:rPr>
      </w:r>
    </w:p>
    <w:p>
      <w:pPr>
        <w:pStyle w:val="Puces2"/>
        <w:numPr>
          <w:ilvl w:val="0"/>
          <w:numId w:val="7"/>
        </w:numPr>
        <w:tabs>
          <w:tab w:val="clear" w:pos="284"/>
        </w:tabs>
        <w:rPr/>
      </w:pPr>
      <w:r>
        <w:rPr/>
        <w:t>Indiquer, le cas échéant, s’il est prévu de regrouper plusieurs sections.</w:t>
      </w:r>
    </w:p>
    <w:p>
      <w:pPr>
        <w:pStyle w:val="Puces2"/>
        <w:numPr>
          <w:ilvl w:val="0"/>
          <w:numId w:val="7"/>
        </w:numPr>
        <w:tabs>
          <w:tab w:val="clear" w:pos="284"/>
        </w:tabs>
        <w:rPr/>
      </w:pPr>
      <w:r>
        <w:rPr/>
        <w:t>Préciser si l’échantillonnage doit être réalisé également au droit des joints.</w:t>
      </w:r>
    </w:p>
    <w:p>
      <w:pPr>
        <w:pStyle w:val="Normal"/>
        <w:tabs>
          <w:tab w:val="clear" w:pos="567"/>
          <w:tab w:val="left" w:pos="142" w:leader="none"/>
        </w:tabs>
        <w:spacing w:lineRule="atLeast" w:line="300"/>
        <w:jc w:val="both"/>
        <w:rPr>
          <w:b/>
          <w:color w:val="000000"/>
        </w:rPr>
      </w:pPr>
      <w:r>
        <w:rPr>
          <w:b/>
          <w:color w:val="000000"/>
        </w:rPr>
      </w:r>
    </w:p>
    <w:p>
      <w:pPr>
        <w:pStyle w:val="Normal"/>
        <w:tabs>
          <w:tab w:val="clear" w:pos="567"/>
          <w:tab w:val="left" w:pos="142" w:leader="none"/>
        </w:tabs>
        <w:spacing w:lineRule="atLeast" w:line="300"/>
        <w:jc w:val="both"/>
        <w:rPr/>
      </w:pPr>
      <w:r>
        <w:rPr>
          <w:i/>
          <w:color w:val="000000"/>
        </w:rPr>
        <w:t>Le prélèvement au droit des joints est réalisé dans des cas particuliers, dans le seul but de déterminer la perméabilité du joint.</w:t>
      </w:r>
    </w:p>
    <w:p>
      <w:pPr>
        <w:pStyle w:val="Normal"/>
        <w:tabs>
          <w:tab w:val="clear" w:pos="567"/>
          <w:tab w:val="left" w:pos="142" w:leader="none"/>
        </w:tabs>
        <w:spacing w:lineRule="atLeast" w:line="300"/>
        <w:jc w:val="both"/>
        <w:rPr>
          <w:i/>
          <w:color w:val="000000"/>
        </w:rPr>
      </w:pPr>
      <w:r>
        <w:rPr>
          <w:i/>
          <w:color w:val="000000"/>
        </w:rPr>
      </w:r>
    </w:p>
    <w:p>
      <w:pPr>
        <w:pStyle w:val="Normal"/>
        <w:tabs>
          <w:tab w:val="clear" w:pos="567"/>
          <w:tab w:val="left" w:pos="142" w:leader="none"/>
        </w:tabs>
        <w:spacing w:lineRule="atLeast" w:line="300"/>
        <w:jc w:val="both"/>
        <w:rPr>
          <w:i/>
          <w:color w:val="000000"/>
        </w:rPr>
      </w:pPr>
      <w:r>
        <w:rPr>
          <w:i/>
          <w:color w:val="000000"/>
        </w:rPr>
        <w:t>Pour les chantiers de grande surface, il est recommandé de prédéterminer les lots dans les documents du marché.</w:t>
      </w:r>
    </w:p>
    <w:p>
      <w:pPr>
        <w:pStyle w:val="Normal"/>
        <w:tabs>
          <w:tab w:val="clear" w:pos="567"/>
          <w:tab w:val="left" w:pos="142" w:leader="none"/>
        </w:tabs>
        <w:spacing w:lineRule="atLeast" w:line="300"/>
        <w:jc w:val="both"/>
        <w:rPr>
          <w:i/>
          <w:color w:val="000000"/>
        </w:rPr>
      </w:pPr>
      <w:r>
        <w:rPr>
          <w:i/>
          <w:color w:val="000000"/>
        </w:rPr>
      </w:r>
    </w:p>
    <w:p>
      <w:pPr>
        <w:pStyle w:val="Normal"/>
        <w:tabs>
          <w:tab w:val="clear" w:pos="567"/>
          <w:tab w:val="left" w:pos="142" w:leader="none"/>
        </w:tabs>
        <w:spacing w:lineRule="atLeast" w:line="300"/>
        <w:jc w:val="both"/>
        <w:rPr>
          <w:i/>
          <w:color w:val="000000"/>
        </w:rPr>
      </w:pPr>
      <w:r>
        <w:rPr>
          <w:i/>
          <w:color w:val="000000"/>
        </w:rPr>
      </w:r>
    </w:p>
    <w:p>
      <w:pPr>
        <w:pStyle w:val="Heading1"/>
        <w:ind w:hanging="0" w:start="0"/>
        <w:rPr/>
      </w:pPr>
      <w:r>
        <w:rPr/>
        <w:t>G. 2.4.2.3. CARACTERISTIQUES DE SURFACE</w:t>
      </w:r>
    </w:p>
    <w:p>
      <w:pPr>
        <w:pStyle w:val="Normal"/>
        <w:tabs>
          <w:tab w:val="clear" w:pos="567"/>
          <w:tab w:val="left" w:pos="142"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42" w:leader="none"/>
        </w:tabs>
        <w:spacing w:lineRule="atLeast" w:line="300"/>
        <w:jc w:val="both"/>
        <w:rPr>
          <w:color w:val="000000"/>
        </w:rPr>
      </w:pPr>
      <w:r>
        <w:rPr>
          <w:color w:val="000000"/>
        </w:rPr>
        <w:t>Indiquer, le cas échéant, si les zones d’immobilisation constituent également des lots.</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3. Revêtements en asphalte coulé (MA), enduits superficiels, matériaux bitumineux coulés à froid (MBCF), et enduits spéciaux</w:t>
      </w:r>
    </w:p>
    <w:p>
      <w:pPr>
        <w:pStyle w:val="Normal"/>
        <w:tabs>
          <w:tab w:val="clear" w:pos="567"/>
          <w:tab w:val="left" w:pos="540" w:leader="none"/>
        </w:tabs>
        <w:spacing w:lineRule="atLeast" w:line="300"/>
        <w:ind w:hanging="540" w:start="540" w:end="0"/>
        <w:jc w:val="both"/>
        <w:rPr>
          <w:color w:val="000000"/>
        </w:rPr>
      </w:pPr>
      <w:r>
        <w:rPr>
          <w:color w:val="000000"/>
        </w:rPr>
      </w:r>
    </w:p>
    <w:p>
      <w:pPr>
        <w:pStyle w:val="Heading1"/>
        <w:ind w:hanging="0" w:start="0"/>
        <w:rPr/>
      </w:pPr>
      <w:r>
        <w:rPr/>
        <w:t>G. 3.1. Asphalte coulé (MA)</w:t>
      </w:r>
    </w:p>
    <w:p>
      <w:pPr>
        <w:pStyle w:val="Normal"/>
        <w:tabs>
          <w:tab w:val="clear" w:pos="567"/>
          <w:tab w:val="left" w:pos="540" w:leader="none"/>
        </w:tabs>
        <w:spacing w:lineRule="atLeast" w:line="300"/>
        <w:ind w:hanging="540" w:start="540" w:end="0"/>
        <w:jc w:val="both"/>
        <w:rPr>
          <w:color w:val="000000"/>
        </w:rPr>
      </w:pPr>
      <w:r>
        <w:rPr>
          <w:color w:val="000000"/>
        </w:rPr>
      </w:r>
    </w:p>
    <w:p>
      <w:pPr>
        <w:pStyle w:val="Heading1"/>
        <w:ind w:hanging="0" w:start="0"/>
        <w:rPr/>
      </w:pPr>
      <w:r>
        <w:rPr/>
        <w:t>G. 3.1.1. Description</w:t>
      </w:r>
    </w:p>
    <w:p>
      <w:pPr>
        <w:pStyle w:val="Normal"/>
        <w:tabs>
          <w:tab w:val="clear" w:pos="567"/>
          <w:tab w:val="left" w:pos="540" w:leader="none"/>
        </w:tabs>
        <w:spacing w:lineRule="atLeast" w:line="300"/>
        <w:ind w:hanging="540" w:start="54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080" w:leader="none"/>
        </w:tabs>
        <w:spacing w:lineRule="atLeast" w:line="300"/>
        <w:ind w:hanging="1080" w:start="1080" w:end="0"/>
        <w:rPr>
          <w:color w:val="000000"/>
        </w:rPr>
      </w:pPr>
      <w:r>
        <w:rPr>
          <w:color w:val="000000"/>
        </w:rPr>
        <w:t>Spécifier la pente transversale si elle est différente de 2,5 %.</w:t>
      </w:r>
    </w:p>
    <w:p>
      <w:pPr>
        <w:pStyle w:val="Normal"/>
        <w:tabs>
          <w:tab w:val="clear" w:pos="567"/>
          <w:tab w:val="left" w:pos="540" w:leader="none"/>
        </w:tabs>
        <w:spacing w:lineRule="atLeast" w:line="300"/>
        <w:ind w:hanging="540" w:start="540" w:end="0"/>
        <w:jc w:val="both"/>
        <w:rPr>
          <w:color w:val="000000"/>
        </w:rPr>
      </w:pPr>
      <w:r>
        <w:rPr>
          <w:color w:val="000000"/>
        </w:rPr>
      </w:r>
    </w:p>
    <w:p>
      <w:pPr>
        <w:pStyle w:val="Puces1"/>
        <w:numPr>
          <w:ilvl w:val="0"/>
          <w:numId w:val="6"/>
        </w:numPr>
        <w:tabs>
          <w:tab w:val="clear" w:pos="284"/>
        </w:tabs>
        <w:ind w:hanging="0" w:start="0"/>
        <w:rPr>
          <w:b/>
        </w:rPr>
      </w:pPr>
      <w:r>
        <w:rPr/>
        <w:t>La pente transversale minimale est de 2,5 %: cette imposition est liée à l’écoulement des eaux de ruissellement sur le revêtement. Il ne peut être dérogé à cette prescription pour des raisons évidentes à moins que des dispositifs particuliers n’aient été prévus pour recueillir ces eaux lors de leur cheminement.</w:t>
      </w:r>
    </w:p>
    <w:p>
      <w:pPr>
        <w:pStyle w:val="Normal"/>
        <w:tabs>
          <w:tab w:val="clear" w:pos="567"/>
          <w:tab w:val="left" w:pos="180" w:leader="none"/>
        </w:tabs>
        <w:spacing w:lineRule="atLeast" w:line="300"/>
        <w:jc w:val="both"/>
        <w:rPr>
          <w:b/>
          <w:i/>
          <w:color w:val="000000"/>
        </w:rPr>
      </w:pPr>
      <w:r>
        <w:rPr>
          <w:b/>
          <w:i/>
          <w:color w:val="000000"/>
        </w:rPr>
      </w:r>
    </w:p>
    <w:p>
      <w:pPr>
        <w:pStyle w:val="Normal"/>
        <w:tabs>
          <w:tab w:val="clear" w:pos="567"/>
          <w:tab w:val="left" w:pos="180" w:leader="none"/>
        </w:tabs>
        <w:spacing w:lineRule="atLeast" w:line="300"/>
        <w:jc w:val="both"/>
        <w:rPr>
          <w:b/>
          <w:i/>
          <w:color w:val="000000"/>
        </w:rPr>
      </w:pPr>
      <w:r>
        <w:rPr>
          <w:i/>
          <w:color w:val="000000"/>
        </w:rPr>
        <w:t>N.B. La législation de la Région wallonne interdit l’usage du goudron et de tous ses dérivés.</w:t>
      </w:r>
    </w:p>
    <w:p>
      <w:pPr>
        <w:pStyle w:val="Normal"/>
        <w:tabs>
          <w:tab w:val="clear" w:pos="567"/>
          <w:tab w:val="left" w:pos="540" w:leader="none"/>
        </w:tabs>
        <w:spacing w:lineRule="atLeast" w:line="300"/>
        <w:ind w:hanging="540" w:start="540" w:end="0"/>
        <w:jc w:val="both"/>
        <w:rPr>
          <w:b/>
          <w:i/>
          <w:color w:val="000000"/>
        </w:rPr>
      </w:pPr>
      <w:r>
        <w:rPr>
          <w:b/>
          <w:i/>
          <w:color w:val="000000"/>
        </w:rPr>
      </w:r>
    </w:p>
    <w:p>
      <w:pPr>
        <w:pStyle w:val="Normal"/>
        <w:tabs>
          <w:tab w:val="clear" w:pos="567"/>
          <w:tab w:val="left" w:pos="540" w:leader="none"/>
        </w:tabs>
        <w:spacing w:lineRule="atLeast" w:line="300"/>
        <w:ind w:hanging="540" w:start="540" w:end="0"/>
        <w:jc w:val="both"/>
        <w:rPr>
          <w:color w:val="000000"/>
        </w:rPr>
      </w:pPr>
      <w:r>
        <w:rPr>
          <w:color w:val="000000"/>
        </w:rPr>
      </w:r>
    </w:p>
    <w:p>
      <w:pPr>
        <w:pStyle w:val="Heading1"/>
        <w:ind w:hanging="0" w:start="0"/>
        <w:rPr/>
      </w:pPr>
      <w:r>
        <w:rPr/>
        <w:t>G. 3.1.2.1. Matériaux</w:t>
      </w:r>
    </w:p>
    <w:p>
      <w:pPr>
        <w:pStyle w:val="Normal"/>
        <w:tabs>
          <w:tab w:val="clear" w:pos="567"/>
          <w:tab w:val="left" w:pos="540" w:leader="none"/>
        </w:tabs>
        <w:spacing w:lineRule="atLeast" w:line="300"/>
        <w:ind w:hanging="540" w:start="540" w:end="0"/>
        <w:jc w:val="both"/>
        <w:rPr>
          <w:color w:val="000000"/>
        </w:rPr>
      </w:pPr>
      <w:r>
        <w:rPr>
          <w:color w:val="000000"/>
        </w:rPr>
      </w:r>
    </w:p>
    <w:p>
      <w:pPr>
        <w:pStyle w:val="Puces1"/>
        <w:numPr>
          <w:ilvl w:val="0"/>
          <w:numId w:val="8"/>
        </w:numPr>
        <w:pBdr>
          <w:top w:val="single" w:sz="12" w:space="1" w:color="000000"/>
          <w:left w:val="single" w:sz="12" w:space="4" w:color="000000"/>
          <w:bottom w:val="single" w:sz="12" w:space="1" w:color="000000"/>
          <w:right w:val="single" w:sz="12" w:space="4" w:color="000000"/>
        </w:pBdr>
        <w:tabs>
          <w:tab w:val="clear" w:pos="284"/>
        </w:tabs>
        <w:rPr>
          <w:i w:val="false"/>
        </w:rPr>
      </w:pPr>
      <w:r>
        <w:rPr>
          <w:i w:val="false"/>
        </w:rPr>
        <w:t>Mentionner le cas échéant pour chaque type d’asphalte coulé le type de bitume utilisé (spécifier la valeur de x).</w:t>
      </w:r>
    </w:p>
    <w:p>
      <w:pPr>
        <w:pStyle w:val="Puces1"/>
        <w:numPr>
          <w:ilvl w:val="0"/>
          <w:numId w:val="8"/>
        </w:numPr>
        <w:pBdr>
          <w:top w:val="single" w:sz="12" w:space="1" w:color="000000"/>
          <w:left w:val="single" w:sz="12" w:space="4" w:color="000000"/>
          <w:bottom w:val="single" w:sz="12" w:space="1" w:color="000000"/>
          <w:right w:val="single" w:sz="12" w:space="4" w:color="000000"/>
        </w:pBdr>
        <w:tabs>
          <w:tab w:val="clear" w:pos="284"/>
        </w:tabs>
        <w:rPr>
          <w:i w:val="false"/>
        </w:rPr>
      </w:pPr>
      <w:r>
        <w:rPr>
          <w:i w:val="false"/>
        </w:rPr>
        <w:t xml:space="preserve">En cas d’ajout de bitume naturel au liant (x = 9), indiquer au </w:t>
      </w:r>
      <w:r>
        <w:rPr>
          <w:i w:val="false"/>
          <w:color w:val="0000FF"/>
        </w:rPr>
        <w:t>C. 12.12</w:t>
      </w:r>
      <w:r>
        <w:rPr>
          <w:i w:val="false"/>
        </w:rPr>
        <w:t xml:space="preserve"> le type de bitume de base, l’additif utilisé et sa proportion dans le liant.</w:t>
      </w:r>
    </w:p>
    <w:p>
      <w:pPr>
        <w:pStyle w:val="Normal"/>
        <w:tabs>
          <w:tab w:val="clear" w:pos="567"/>
          <w:tab w:val="left" w:pos="540" w:leader="none"/>
        </w:tabs>
        <w:spacing w:lineRule="atLeast" w:line="300"/>
        <w:ind w:hanging="540" w:start="540" w:end="0"/>
        <w:jc w:val="both"/>
        <w:rPr>
          <w:i/>
          <w:color w:val="000000"/>
        </w:rPr>
      </w:pPr>
      <w:r>
        <w:rPr>
          <w:i/>
          <w:color w:val="000000"/>
        </w:rPr>
      </w:r>
    </w:p>
    <w:p>
      <w:pPr>
        <w:pStyle w:val="Puces1"/>
        <w:numPr>
          <w:ilvl w:val="0"/>
          <w:numId w:val="6"/>
        </w:numPr>
        <w:tabs>
          <w:tab w:val="clear" w:pos="284"/>
        </w:tabs>
        <w:ind w:hanging="0" w:start="0"/>
        <w:rPr/>
      </w:pPr>
      <w:r>
        <w:rPr/>
        <w:t>Pour tout revêtement soumis à un trafic lourd, il peut être fait usage d’un bitume routier additionné de bitume naturel, d’un bitume polymère ou d’un bitume dur.</w:t>
      </w:r>
    </w:p>
    <w:p>
      <w:pPr>
        <w:pStyle w:val="Normal"/>
        <w:tabs>
          <w:tab w:val="clear" w:pos="567"/>
          <w:tab w:val="left" w:pos="540" w:leader="none"/>
        </w:tabs>
        <w:spacing w:lineRule="atLeast" w:line="300"/>
        <w:jc w:val="both"/>
        <w:rPr>
          <w:color w:val="000000"/>
        </w:rPr>
      </w:pPr>
      <w:r>
        <w:rPr>
          <w:color w:val="000000"/>
        </w:rPr>
      </w:r>
    </w:p>
    <w:p>
      <w:pPr>
        <w:pStyle w:val="Normal"/>
        <w:tabs>
          <w:tab w:val="clear" w:pos="567"/>
          <w:tab w:val="left" w:pos="540" w:leader="none"/>
        </w:tabs>
        <w:spacing w:lineRule="atLeast" w:line="300"/>
        <w:jc w:val="both"/>
        <w:rPr>
          <w:color w:val="000000"/>
        </w:rPr>
      </w:pPr>
      <w:r>
        <w:rPr>
          <w:color w:val="000000"/>
        </w:rPr>
      </w:r>
    </w:p>
    <w:p>
      <w:pPr>
        <w:pStyle w:val="Heading1"/>
        <w:ind w:hanging="0" w:start="0"/>
        <w:rPr/>
      </w:pPr>
      <w:r>
        <w:rPr/>
        <w:t>G. 3.1.2.2. Dénominations et compositions typeS</w:t>
      </w:r>
    </w:p>
    <w:p>
      <w:pPr>
        <w:pStyle w:val="Normal"/>
        <w:tabs>
          <w:tab w:val="clear" w:pos="567"/>
          <w:tab w:val="left" w:pos="540" w:leader="none"/>
        </w:tabs>
        <w:spacing w:lineRule="atLeast" w:line="300"/>
        <w:jc w:val="both"/>
        <w:rPr>
          <w:color w:val="000000"/>
        </w:rPr>
      </w:pPr>
      <w:r>
        <w:rPr>
          <w:color w:val="000000"/>
        </w:rPr>
      </w:r>
    </w:p>
    <w:p>
      <w:pPr>
        <w:pStyle w:val="Puces1"/>
        <w:numPr>
          <w:ilvl w:val="0"/>
          <w:numId w:val="6"/>
        </w:numPr>
        <w:ind w:hanging="0" w:start="0"/>
        <w:rPr/>
      </w:pPr>
      <w:r>
        <w:rPr/>
        <w:t>L’asphalte coulé est particulièrement indiqué comme revêtement de piétonnier, trottoirs et voiries à faible circulation. Il peut être utilisé sur routes à trafic plus lourd moyennant l’utilisation de bitume dur ou de bitume additivé.</w:t>
      </w:r>
    </w:p>
    <w:p>
      <w:pPr>
        <w:pStyle w:val="BodyTextIndent"/>
        <w:tabs>
          <w:tab w:val="clear" w:pos="142"/>
          <w:tab w:val="left" w:pos="180" w:leader="none"/>
        </w:tabs>
        <w:rPr/>
      </w:pPr>
      <w:r>
        <w:rPr/>
        <w:t>Il se prête bien au travail manuel et permet donc d’effectuer des réparations plus durables qu’avec certains enrobés.</w:t>
      </w:r>
    </w:p>
    <w:p>
      <w:pPr>
        <w:pStyle w:val="BodyTextIndent"/>
        <w:tabs>
          <w:tab w:val="clear" w:pos="142"/>
          <w:tab w:val="left" w:pos="180" w:leader="none"/>
        </w:tabs>
        <w:rPr/>
      </w:pPr>
      <w:r>
        <w:rPr/>
        <w:t>L’asphalte coulé n’est pas recommandé pour des pentes dépassant 6 %.</w:t>
      </w:r>
    </w:p>
    <w:p>
      <w:pPr>
        <w:pStyle w:val="Puces1"/>
        <w:keepLines/>
        <w:numPr>
          <w:ilvl w:val="0"/>
          <w:numId w:val="6"/>
        </w:numPr>
        <w:tabs>
          <w:tab w:val="clear" w:pos="284"/>
        </w:tabs>
        <w:ind w:hanging="0" w:start="0"/>
        <w:rPr/>
      </w:pPr>
      <w:r>
        <w:rPr/>
        <w:t>Afin de déterminer le type d’asphalte coulé le plus adapté à une situation donnée, il peut être utile de se référer au «Code de bonne pratique pour le choix du revêtement bitumineux lors de la conception ou de l’entretien de chaussées» du Centre de Recherches routières (CRR) – réf. R78/06. Le logiciel EvalMET peut également s’avérer d’une grande utilité.</w:t>
      </w:r>
    </w:p>
    <w:p>
      <w:pPr>
        <w:pStyle w:val="Puces1"/>
        <w:numPr>
          <w:ilvl w:val="0"/>
          <w:numId w:val="6"/>
        </w:numPr>
        <w:tabs>
          <w:tab w:val="clear" w:pos="284"/>
        </w:tabs>
        <w:ind w:hanging="0" w:start="0"/>
        <w:rPr/>
      </w:pPr>
      <w:r>
        <w:rPr/>
        <w:t>Note relative aux asphaltes coulés à basse température. Les problèmes environnementaux auxquels nous sommes de plus en plus confrontés ont conduit certains producteurs ou entrepreneurs à s’engager davantage dans une démarche de développement durable.</w:t>
      </w:r>
    </w:p>
    <w:p>
      <w:pPr>
        <w:pStyle w:val="BodyTextIndent"/>
        <w:tabs>
          <w:tab w:val="clear" w:pos="142"/>
          <w:tab w:val="left" w:pos="180" w:leader="none"/>
        </w:tabs>
        <w:rPr/>
      </w:pPr>
      <w:r>
        <w:rPr/>
        <w:t>Dans les cas des asphaltes coulés, les objectifs qu’ils se sont fixés sont principalement la diminution de la consommation énergétique et des émissions de gaz à effet de serre. Pour y arriver, ils ont essayé de réduire de 40 à 60 °C la température de production et de mise en œuvre des asphaltes coulés, tout en maintenant leurs autres caractéristiques.</w:t>
      </w:r>
    </w:p>
    <w:p>
      <w:pPr>
        <w:pStyle w:val="BodyTextIndent"/>
        <w:tabs>
          <w:tab w:val="clear" w:pos="142"/>
          <w:tab w:val="left" w:pos="180" w:leader="none"/>
        </w:tabs>
        <w:rPr/>
      </w:pPr>
      <w:r>
        <w:rPr/>
        <w:t>Dans le cadre des économies d’énergie, il a été décidé d’autoriser l’emploi des asphaltes coulés basses température dans le CCT QUALIROUTES. Pour ce faire, les températures de fabrication et de pose ont été adaptées, toutes les autres prescriptions restant identiques.</w:t>
      </w:r>
    </w:p>
    <w:p>
      <w:pPr>
        <w:pStyle w:val="Puces1"/>
        <w:numPr>
          <w:ilvl w:val="0"/>
          <w:numId w:val="6"/>
        </w:numPr>
        <w:tabs>
          <w:tab w:val="clear" w:pos="284"/>
        </w:tabs>
        <w:ind w:hanging="0" w:start="0"/>
        <w:rPr/>
      </w:pPr>
      <w:r>
        <w:rPr/>
        <w:t>Les asphaltes coulés colorés sont réservés à des utilisations particulières telles que les aménagements urbains, la matérialisation de pistes cyclables et de voiries piétonnes, etc., et ce en raison de leur résistance plus faible et de leur coût plus élevé. Il existe toutefois des formulations à base de liant synthétique clair modifié par des polymères qui présentent une bonne résistance à l’orniérage et aux efforts tangentiels.</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3.1.2.5.1. Mise en oeuvre des asphaltes coulés - préliminaires</w:t>
      </w:r>
    </w:p>
    <w:p>
      <w:pPr>
        <w:pStyle w:val="Normal"/>
        <w:tabs>
          <w:tab w:val="clear" w:pos="567"/>
          <w:tab w:val="left" w:pos="54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le document de référence QUALIROUTES-A-1 est d’application dans le cas où l’entreprise comprend plusieurs sections inférieures à 1 000 m</w:t>
      </w:r>
      <w:r>
        <w:rPr>
          <w:color w:val="000000"/>
          <w:vertAlign w:val="superscript"/>
        </w:rPr>
        <w:t>2</w:t>
      </w:r>
      <w:r>
        <w:rPr>
          <w:color w:val="000000"/>
        </w:rPr>
        <w:t xml:space="preserve"> réalisées successivement avec un même type d’asphalte coulé et dont la somme est supérieure à 1 000 m</w:t>
      </w:r>
      <w:r>
        <w:rPr>
          <w:color w:val="000000"/>
          <w:vertAlign w:val="superscript"/>
        </w:rPr>
        <w:t>2</w:t>
      </w:r>
      <w:r>
        <w:rPr>
          <w:color w:val="000000"/>
        </w:rPr>
        <w:t>.</w:t>
      </w:r>
    </w:p>
    <w:p>
      <w:pPr>
        <w:pStyle w:val="Normal"/>
        <w:tabs>
          <w:tab w:val="clear" w:pos="567"/>
          <w:tab w:val="left" w:pos="540" w:leader="none"/>
        </w:tabs>
        <w:spacing w:lineRule="atLeast" w:line="300"/>
        <w:jc w:val="both"/>
        <w:rPr>
          <w:color w:val="000000"/>
        </w:rPr>
      </w:pPr>
      <w:r>
        <w:rPr>
          <w:color w:val="000000"/>
        </w:rPr>
      </w:r>
    </w:p>
    <w:p>
      <w:pPr>
        <w:pStyle w:val="Normal"/>
        <w:tabs>
          <w:tab w:val="clear" w:pos="567"/>
          <w:tab w:val="left" w:pos="540" w:leader="none"/>
        </w:tabs>
        <w:spacing w:lineRule="atLeast" w:line="300"/>
        <w:jc w:val="both"/>
        <w:rPr>
          <w:color w:val="000000"/>
        </w:rPr>
      </w:pPr>
      <w:r>
        <w:rPr>
          <w:color w:val="000000"/>
        </w:rPr>
      </w:r>
    </w:p>
    <w:p>
      <w:pPr>
        <w:pStyle w:val="Heading1"/>
        <w:ind w:hanging="0" w:start="0"/>
        <w:rPr/>
      </w:pPr>
      <w:r>
        <w:rPr/>
        <w:t>G. 3.1.2.5.3. Liaison avec le support</w:t>
      </w:r>
    </w:p>
    <w:p>
      <w:pPr>
        <w:pStyle w:val="Normal"/>
        <w:tabs>
          <w:tab w:val="clear" w:pos="567"/>
          <w:tab w:val="left" w:pos="54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si la pose se fait en adhérence, en indépendance ou en semi-adhérence.</w:t>
      </w:r>
    </w:p>
    <w:p>
      <w:pPr>
        <w:pStyle w:val="Normal"/>
        <w:tabs>
          <w:tab w:val="clear" w:pos="567"/>
          <w:tab w:val="left" w:pos="540" w:leader="none"/>
        </w:tabs>
        <w:spacing w:lineRule="atLeast" w:line="300"/>
        <w:jc w:val="both"/>
        <w:rPr>
          <w:color w:val="000000"/>
        </w:rPr>
      </w:pPr>
      <w:r>
        <w:rPr>
          <w:color w:val="000000"/>
        </w:rPr>
      </w:r>
    </w:p>
    <w:p>
      <w:pPr>
        <w:pStyle w:val="Normal"/>
        <w:tabs>
          <w:tab w:val="clear" w:pos="567"/>
          <w:tab w:val="left" w:pos="540" w:leader="none"/>
        </w:tabs>
        <w:spacing w:lineRule="atLeast" w:line="300"/>
        <w:jc w:val="both"/>
        <w:rPr>
          <w:color w:val="000000"/>
        </w:rPr>
      </w:pPr>
      <w:r>
        <w:rPr>
          <w:color w:val="000000"/>
        </w:rPr>
      </w:r>
    </w:p>
    <w:p>
      <w:pPr>
        <w:pStyle w:val="Heading1"/>
        <w:ind w:hanging="0" w:start="0"/>
        <w:rPr/>
      </w:pPr>
      <w:r>
        <w:rPr/>
        <w:t>G. 3.1.2.5.6. Epandage et réglage de l’asphalte coulé</w:t>
      </w:r>
    </w:p>
    <w:p>
      <w:pPr>
        <w:pStyle w:val="Normal"/>
        <w:tabs>
          <w:tab w:val="clear" w:pos="567"/>
          <w:tab w:val="left" w:pos="540"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les différentes bandes de la couche de roulement sont exécutées simultanément et en parallèle.</w:t>
      </w:r>
    </w:p>
    <w:p>
      <w:pPr>
        <w:pStyle w:val="Normal"/>
        <w:tabs>
          <w:tab w:val="clear" w:pos="567"/>
          <w:tab w:val="left" w:pos="540" w:leader="none"/>
        </w:tabs>
        <w:spacing w:lineRule="atLeast" w:line="300"/>
        <w:jc w:val="both"/>
        <w:rPr>
          <w:b/>
          <w:color w:val="000000"/>
        </w:rPr>
      </w:pPr>
      <w:r>
        <w:rPr>
          <w:b/>
          <w:color w:val="000000"/>
        </w:rPr>
      </w:r>
    </w:p>
    <w:p>
      <w:pPr>
        <w:pStyle w:val="Normal"/>
        <w:tabs>
          <w:tab w:val="clear" w:pos="567"/>
          <w:tab w:val="left" w:pos="540" w:leader="none"/>
        </w:tabs>
        <w:spacing w:lineRule="atLeast" w:line="300"/>
        <w:jc w:val="both"/>
        <w:rPr>
          <w:b/>
          <w:color w:val="000000"/>
        </w:rPr>
      </w:pPr>
      <w:r>
        <w:rPr>
          <w:b/>
          <w:color w:val="000000"/>
        </w:rPr>
      </w:r>
    </w:p>
    <w:p>
      <w:pPr>
        <w:pStyle w:val="Heading1"/>
        <w:ind w:hanging="0" w:start="0"/>
        <w:rPr/>
      </w:pPr>
      <w:r>
        <w:rPr/>
        <w:t>G. 3.1.2.5.7. Traitement de surface des couches de roulement en asphalte coulé</w:t>
      </w:r>
    </w:p>
    <w:p>
      <w:pPr>
        <w:pStyle w:val="Normal"/>
        <w:tabs>
          <w:tab w:val="clear" w:pos="567"/>
          <w:tab w:val="left" w:pos="540" w:leader="none"/>
        </w:tabs>
        <w:spacing w:lineRule="atLeast" w:line="30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si la couche supérieure des revêtements de trottoirs et piétonniers est traitée en surface.</w:t>
      </w:r>
    </w:p>
    <w:p>
      <w:pPr>
        <w:pStyle w:val="Normal"/>
        <w:tabs>
          <w:tab w:val="clear" w:pos="567"/>
          <w:tab w:val="left" w:pos="540" w:leader="none"/>
        </w:tabs>
        <w:spacing w:lineRule="atLeast" w:line="300"/>
        <w:jc w:val="both"/>
        <w:rPr>
          <w:color w:val="000000"/>
        </w:rPr>
      </w:pPr>
      <w:r>
        <w:rPr>
          <w:color w:val="000000"/>
        </w:rPr>
      </w:r>
    </w:p>
    <w:p>
      <w:pPr>
        <w:pStyle w:val="Normal"/>
        <w:tabs>
          <w:tab w:val="clear" w:pos="567"/>
          <w:tab w:val="left" w:pos="540" w:leader="none"/>
        </w:tabs>
        <w:spacing w:lineRule="atLeast" w:line="300"/>
        <w:jc w:val="both"/>
        <w:rPr>
          <w:color w:val="000000"/>
        </w:rPr>
      </w:pPr>
      <w:r>
        <w:rPr>
          <w:color w:val="000000"/>
        </w:rPr>
      </w:r>
    </w:p>
    <w:p>
      <w:pPr>
        <w:pStyle w:val="Heading1"/>
        <w:keepNext w:val="true"/>
        <w:ind w:hanging="0" w:start="0"/>
        <w:rPr/>
      </w:pPr>
      <w:r>
        <w:rPr/>
        <w:t>G. 3.1.2.5.9. Traitement DES JOINTS DE REPRISE</w:t>
      </w:r>
    </w:p>
    <w:p>
      <w:pPr>
        <w:pStyle w:val="Normal"/>
        <w:keepNext w:val="true"/>
        <w:tabs>
          <w:tab w:val="clear" w:pos="567"/>
          <w:tab w:val="left" w:pos="540" w:leader="none"/>
        </w:tabs>
        <w:spacing w:lineRule="atLeast" w:line="300"/>
        <w:jc w:val="both"/>
        <w:rPr>
          <w:b/>
          <w:color w:val="000000"/>
        </w:rPr>
      </w:pPr>
      <w:r>
        <w:rPr>
          <w:b/>
          <w:color w:val="000000"/>
        </w:rPr>
      </w:r>
    </w:p>
    <w:p>
      <w:pPr>
        <w:pStyle w:val="Normal"/>
        <w:keepNext w:val="true"/>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Lorsque le revêtement en asphalte coulé est en contact avec des pavés, indiquer si un liant non dilué est utilisé pour enduire mécaniquement la tranche de la bande posée en premier lieu ou des pavés.</w:t>
      </w:r>
    </w:p>
    <w:p>
      <w:pPr>
        <w:pStyle w:val="Normal"/>
        <w:tabs>
          <w:tab w:val="clear" w:pos="567"/>
          <w:tab w:val="left" w:pos="540" w:leader="none"/>
        </w:tabs>
        <w:spacing w:lineRule="atLeast" w:line="300"/>
        <w:jc w:val="both"/>
        <w:rPr>
          <w:color w:val="000000"/>
        </w:rPr>
      </w:pPr>
      <w:r>
        <w:rPr>
          <w:color w:val="000000"/>
        </w:rPr>
      </w:r>
    </w:p>
    <w:p>
      <w:pPr>
        <w:pStyle w:val="Normal"/>
        <w:tabs>
          <w:tab w:val="clear" w:pos="567"/>
          <w:tab w:val="left" w:pos="540" w:leader="none"/>
        </w:tabs>
        <w:spacing w:lineRule="atLeast" w:line="300"/>
        <w:jc w:val="both"/>
        <w:rPr>
          <w:color w:val="000000"/>
        </w:rPr>
      </w:pPr>
      <w:r>
        <w:rPr>
          <w:color w:val="000000"/>
        </w:rPr>
      </w:r>
    </w:p>
    <w:p>
      <w:pPr>
        <w:pStyle w:val="Heading1"/>
        <w:ind w:hanging="0" w:start="0"/>
        <w:rPr/>
      </w:pPr>
      <w:r>
        <w:rPr/>
        <w:t>G. 3.1.3.3.1. Planéité longitudinale à l’APL</w:t>
      </w:r>
    </w:p>
    <w:p>
      <w:pPr>
        <w:pStyle w:val="Normal"/>
        <w:spacing w:lineRule="atLeast" w:line="300"/>
        <w:jc w:val="both"/>
        <w:rPr>
          <w:b/>
          <w:color w:val="000000"/>
        </w:rPr>
      </w:pPr>
      <w:r>
        <w:rPr>
          <w:b/>
          <w:color w:val="000000"/>
        </w:rPr>
      </w:r>
    </w:p>
    <w:p>
      <w:pPr>
        <w:pStyle w:val="Puces2"/>
        <w:numPr>
          <w:ilvl w:val="0"/>
          <w:numId w:val="7"/>
        </w:numPr>
        <w:tabs>
          <w:tab w:val="clear" w:pos="284"/>
        </w:tabs>
        <w:rPr/>
      </w:pPr>
      <w:r>
        <w:rPr/>
        <w:t>Le cas échéant, indiquer les cas particuliers où l’essai est effectué à 21,6 km/h.</w:t>
      </w:r>
    </w:p>
    <w:p>
      <w:pPr>
        <w:pStyle w:val="Puces2"/>
        <w:numPr>
          <w:ilvl w:val="0"/>
          <w:numId w:val="7"/>
        </w:numPr>
        <w:tabs>
          <w:tab w:val="clear" w:pos="284"/>
        </w:tabs>
        <w:rPr/>
      </w:pPr>
      <w:r>
        <w:rPr/>
        <w:t>Indiquer si les prescriptions relatives au CP</w:t>
      </w:r>
      <w:r>
        <w:rPr>
          <w:vertAlign w:val="subscript"/>
        </w:rPr>
        <w:t xml:space="preserve">40 m </w:t>
      </w:r>
      <w:r>
        <w:rPr/>
        <w:t>sont d’application.</w:t>
      </w:r>
    </w:p>
    <w:p>
      <w:pPr>
        <w:pStyle w:val="Puces2"/>
        <w:numPr>
          <w:ilvl w:val="0"/>
          <w:numId w:val="7"/>
        </w:numPr>
        <w:tabs>
          <w:tab w:val="clear" w:pos="284"/>
        </w:tabs>
        <w:rPr/>
      </w:pPr>
      <w:r>
        <w:rPr/>
        <w:t>Préciser, éventuellement, les zones particulières non soumises à prescription en matière de CP</w:t>
      </w:r>
      <w:r>
        <w:rPr>
          <w:vertAlign w:val="subscript"/>
        </w:rPr>
        <w:t xml:space="preserve">10 m </w:t>
      </w:r>
      <w:r>
        <w:rPr/>
        <w:t>voire même de CP</w:t>
      </w:r>
      <w:r>
        <w:rPr>
          <w:vertAlign w:val="subscript"/>
        </w:rPr>
        <w:t>2,5m</w:t>
      </w:r>
      <w:r>
        <w:rPr/>
        <w:t>.</w:t>
      </w:r>
    </w:p>
    <w:p>
      <w:pPr>
        <w:pStyle w:val="Normal"/>
        <w:tabs>
          <w:tab w:val="clear" w:pos="567"/>
          <w:tab w:val="left" w:pos="142" w:leader="none"/>
        </w:tabs>
        <w:spacing w:lineRule="atLeast" w:line="300"/>
        <w:jc w:val="both"/>
        <w:rPr>
          <w:color w:val="000000"/>
        </w:rPr>
      </w:pPr>
      <w:r>
        <w:rPr>
          <w:color w:val="000000"/>
        </w:rPr>
      </w:r>
    </w:p>
    <w:p>
      <w:pPr>
        <w:pStyle w:val="Puces1"/>
        <w:numPr>
          <w:ilvl w:val="0"/>
          <w:numId w:val="6"/>
        </w:numPr>
        <w:tabs>
          <w:tab w:val="clear" w:pos="284"/>
        </w:tabs>
        <w:ind w:hanging="0" w:start="0"/>
        <w:rPr/>
      </w:pPr>
      <w:r>
        <w:rPr/>
        <w:t>Le CP</w:t>
      </w:r>
      <w:r>
        <w:rPr>
          <w:vertAlign w:val="subscript"/>
        </w:rPr>
        <w:t xml:space="preserve">2,5m </w:t>
      </w:r>
      <w:r>
        <w:rPr/>
        <w:t>est directement lié au réglage de la machine de mise en œuvre.</w:t>
      </w:r>
    </w:p>
    <w:p>
      <w:pPr>
        <w:pStyle w:val="Puces1"/>
        <w:numPr>
          <w:ilvl w:val="0"/>
          <w:numId w:val="6"/>
        </w:numPr>
        <w:tabs>
          <w:tab w:val="clear" w:pos="284"/>
        </w:tabs>
        <w:ind w:hanging="0" w:start="0"/>
        <w:rPr/>
      </w:pPr>
      <w:r>
        <w:rPr/>
        <w:t>Le CP</w:t>
      </w:r>
      <w:r>
        <w:rPr>
          <w:vertAlign w:val="subscript"/>
        </w:rPr>
        <w:t>10m</w:t>
      </w:r>
      <w:r>
        <w:rPr/>
        <w:t xml:space="preserve"> est directement lié au dispositif de guidage de la machine de mise en œuvre (fils, coffrages, …).</w:t>
      </w:r>
    </w:p>
    <w:p>
      <w:pPr>
        <w:pStyle w:val="Puces1"/>
        <w:numPr>
          <w:ilvl w:val="0"/>
          <w:numId w:val="6"/>
        </w:numPr>
        <w:tabs>
          <w:tab w:val="clear" w:pos="284"/>
        </w:tabs>
        <w:ind w:hanging="0" w:start="0"/>
        <w:rPr/>
      </w:pPr>
      <w:r>
        <w:rPr/>
        <w:t>Le CP</w:t>
      </w:r>
      <w:r>
        <w:rPr>
          <w:vertAlign w:val="subscript"/>
        </w:rPr>
        <w:t>40 m</w:t>
      </w:r>
      <w:r>
        <w:rPr/>
        <w:t xml:space="preserve"> est directement lié au profil en long de la chaussée.</w:t>
      </w:r>
    </w:p>
    <w:p>
      <w:pPr>
        <w:pStyle w:val="Puces1"/>
        <w:numPr>
          <w:ilvl w:val="0"/>
          <w:numId w:val="6"/>
        </w:numPr>
        <w:tabs>
          <w:tab w:val="clear" w:pos="284"/>
        </w:tabs>
        <w:ind w:hanging="0" w:start="0"/>
        <w:rPr/>
      </w:pPr>
      <w:r>
        <w:rPr/>
        <w:t>En cas de pose sur un revêtement existant, il y a lieu de prévoir le passage de l’APL avant réalisation des travaux.</w:t>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Normal"/>
        <w:tabs>
          <w:tab w:val="clear" w:pos="567"/>
          <w:tab w:val="left" w:pos="142" w:leader="none"/>
        </w:tabs>
        <w:spacing w:lineRule="atLeast" w:line="300"/>
        <w:ind w:hanging="142" w:start="142" w:end="0"/>
        <w:jc w:val="both"/>
        <w:rPr>
          <w:i/>
          <w:color w:val="000000"/>
        </w:rPr>
      </w:pPr>
      <w:r>
        <w:rPr>
          <w:i/>
          <w:color w:val="000000"/>
        </w:rPr>
      </w:r>
    </w:p>
    <w:p>
      <w:pPr>
        <w:pStyle w:val="Heading1"/>
        <w:ind w:hanging="0" w:start="0"/>
        <w:rPr/>
      </w:pPr>
      <w:r>
        <w:rPr/>
        <w:t xml:space="preserve">G. 3.1.3.3.4. Coefficient de frottement transversal (SFCS) </w:t>
        <w:tab/>
        <w:br/>
        <w:t>et G.2.3.3.5. – Coefficient de frottement longitudinal (LFCG)</w:t>
      </w:r>
    </w:p>
    <w:p>
      <w:pPr>
        <w:pStyle w:val="Normal"/>
        <w:spacing w:lineRule="atLeast" w:line="300"/>
        <w:jc w:val="both"/>
        <w:rPr>
          <w:b/>
          <w:color w:val="000000"/>
        </w:rPr>
      </w:pPr>
      <w:r>
        <w:rPr>
          <w:b/>
          <w:color w:val="000000"/>
        </w:rPr>
      </w:r>
    </w:p>
    <w:p>
      <w:pPr>
        <w:pStyle w:val="Normal"/>
        <w:spacing w:lineRule="atLeast" w:line="300"/>
        <w:jc w:val="both"/>
        <w:rPr/>
      </w:pPr>
      <w:r>
        <w:rPr>
          <w:i/>
          <w:color w:val="000000"/>
        </w:rPr>
        <w:t>La rugosité dépend à la fois de la macrotexture et de la microtexture du revêtement. La première dépend de la composition de l’asphalte coulé et de sa mise en œuvre, tandis que la seconde est liée principalement aux caractéristiques du gravillon, traduites par le coefficient de polissage accéléré (PSV).</w:t>
      </w:r>
    </w:p>
    <w:p>
      <w:pPr>
        <w:pStyle w:val="Normal"/>
        <w:spacing w:lineRule="atLeast" w:line="300"/>
        <w:jc w:val="both"/>
        <w:rPr/>
      </w:pPr>
      <w:r>
        <w:rPr>
          <w:i/>
          <w:color w:val="000000"/>
        </w:rPr>
        <w:t>L’attention est attirée sur le fait qu’il peut être nécessaire, si l’on désire imposer des SFCS ou des LFCG plus élevés que ceux prévus au CCT QUALIROUTES, d’imposer également un relèvement des valeurs de PSV.</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3.1.3.3.5. Texture de surface</w:t>
      </w:r>
    </w:p>
    <w:p>
      <w:pPr>
        <w:pStyle w:val="Normal"/>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la texture est d’application et les valeurs imposées.</w:t>
      </w:r>
    </w:p>
    <w:p>
      <w:pPr>
        <w:pStyle w:val="Normal"/>
        <w:spacing w:lineRule="atLeast" w:line="300"/>
        <w:jc w:val="both"/>
        <w:rPr>
          <w:i/>
          <w:color w:val="000000"/>
        </w:rPr>
      </w:pPr>
      <w:r>
        <w:rPr>
          <w:i/>
          <w:color w:val="000000"/>
        </w:rPr>
      </w:r>
    </w:p>
    <w:p>
      <w:pPr>
        <w:pStyle w:val="Normal"/>
        <w:tabs>
          <w:tab w:val="clear" w:pos="567"/>
          <w:tab w:val="left" w:pos="2268" w:leader="none"/>
          <w:tab w:val="left" w:pos="6521" w:leader="none"/>
        </w:tabs>
        <w:spacing w:lineRule="atLeast" w:line="300"/>
        <w:rPr>
          <w:i/>
          <w:color w:val="000000"/>
        </w:rPr>
      </w:pPr>
      <w:r>
        <w:rPr>
          <w:i/>
          <w:color w:val="000000"/>
        </w:rPr>
      </w:r>
    </w:p>
    <w:p>
      <w:pPr>
        <w:pStyle w:val="Heading1"/>
        <w:ind w:hanging="0" w:start="0"/>
        <w:rPr/>
      </w:pPr>
      <w:r>
        <w:rPr/>
        <w:t>G. 3.1.3.3.6. Couleur de l’asphalte coulé</w:t>
      </w:r>
    </w:p>
    <w:p>
      <w:pPr>
        <w:pStyle w:val="Normal"/>
        <w:tabs>
          <w:tab w:val="clear" w:pos="567"/>
          <w:tab w:val="left" w:pos="2268" w:leader="none"/>
          <w:tab w:val="left" w:pos="6521" w:leader="none"/>
        </w:tabs>
        <w:spacing w:lineRule="atLeast" w:line="300"/>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2268" w:leader="none"/>
          <w:tab w:val="left" w:pos="6521" w:leader="none"/>
        </w:tabs>
        <w:spacing w:lineRule="atLeast" w:line="300"/>
        <w:jc w:val="both"/>
        <w:rPr/>
      </w:pPr>
      <w:r>
        <w:rPr>
          <w:color w:val="000000"/>
        </w:rPr>
        <w:t xml:space="preserve">Indiquer les paramètres de chromaticité et de luminosité si la teinte est différente de celles mentionnées au </w:t>
      </w:r>
      <w:r>
        <w:rPr>
          <w:color w:val="0000FF"/>
        </w:rPr>
        <w:t>G. 3.1.3.3.6</w:t>
      </w:r>
      <w:r>
        <w:rPr>
          <w:color w:val="000000"/>
        </w:rPr>
        <w:t>.</w:t>
      </w:r>
    </w:p>
    <w:p>
      <w:pPr>
        <w:pStyle w:val="Normal"/>
        <w:tabs>
          <w:tab w:val="clear" w:pos="567"/>
          <w:tab w:val="left" w:pos="2268" w:leader="none"/>
          <w:tab w:val="left" w:pos="6521" w:leader="none"/>
        </w:tabs>
        <w:spacing w:lineRule="atLeast" w:line="300"/>
        <w:jc w:val="both"/>
        <w:rPr>
          <w:b/>
          <w:color w:val="000000"/>
        </w:rPr>
      </w:pPr>
      <w:r>
        <w:rPr>
          <w:b/>
          <w:color w:val="000000"/>
        </w:rPr>
      </w:r>
    </w:p>
    <w:p>
      <w:pPr>
        <w:pStyle w:val="Normal"/>
        <w:spacing w:lineRule="atLeast" w:line="300"/>
        <w:jc w:val="both"/>
        <w:rPr/>
      </w:pPr>
      <w:r>
        <w:rPr>
          <w:i/>
          <w:color w:val="000000"/>
        </w:rPr>
        <w:t>L’attention est attirée sur le coût particulièrement élevé de certaines teintes. Il y a donc lieu de réserver ces produits à des zones particulières que l’on désire mettre en évidence (pistes cyclables, zones piétonnes, carrefours, …).</w:t>
      </w:r>
    </w:p>
    <w:p>
      <w:pPr>
        <w:pStyle w:val="Normal"/>
        <w:spacing w:lineRule="atLeast" w:line="300"/>
        <w:jc w:val="both"/>
        <w:rPr>
          <w:i/>
          <w:color w:val="000000"/>
        </w:rPr>
      </w:pPr>
      <w:r>
        <w:rPr>
          <w:i/>
          <w:color w:val="000000"/>
        </w:rPr>
      </w:r>
    </w:p>
    <w:p>
      <w:pPr>
        <w:pStyle w:val="Normal"/>
        <w:spacing w:lineRule="atLeast" w:line="300"/>
        <w:jc w:val="both"/>
        <w:rPr/>
      </w:pPr>
      <w:r>
        <w:rPr>
          <w:i/>
          <w:color w:val="000000"/>
        </w:rPr>
        <w:t>Les liants synthétiques clairs permettent généralement d’obtenir des teintes plus tranchées que les bitumes pigmentables. Ils permettent également d’obtenir une meilleure résistance aux déformations permanentes.</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3.1.4.3.1. VERIFICATIONS APRES EXECUTION – CONTROLE DE LA FABRICATION DE L’ENROBE</w:t>
      </w:r>
    </w:p>
    <w:p>
      <w:pPr>
        <w:pStyle w:val="Normal"/>
        <w:spacing w:lineRule="atLeast" w:line="300"/>
        <w:jc w:val="both"/>
        <w:rPr>
          <w:b/>
          <w:color w:val="000000"/>
        </w:rPr>
      </w:pPr>
      <w:r>
        <w:rPr>
          <w:b/>
          <w:color w:val="000000"/>
        </w:rPr>
      </w:r>
    </w:p>
    <w:p>
      <w:pPr>
        <w:pStyle w:val="Puces2"/>
        <w:numPr>
          <w:ilvl w:val="0"/>
          <w:numId w:val="7"/>
        </w:numPr>
        <w:tabs>
          <w:tab w:val="clear" w:pos="284"/>
        </w:tabs>
        <w:rPr/>
      </w:pPr>
      <w:r>
        <w:rPr/>
        <w:t>Indiquer, le cas échéant, si le contrôle de la granularité, de la teneur en liant et du pourcentage de vide est effectué après exécution.</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pPr>
      <w:r>
        <w:rPr/>
        <w:t>G. 3.1.4.3.2. Vérifications après exécution – Contrôle de la mise en oeuvre de l’asphalte coulé</w:t>
      </w:r>
    </w:p>
    <w:p>
      <w:pPr>
        <w:pStyle w:val="Normal"/>
        <w:spacing w:lineRule="atLeast" w:line="300"/>
        <w:jc w:val="both"/>
        <w:rPr>
          <w:b/>
          <w:color w:val="000000"/>
        </w:rPr>
      </w:pPr>
      <w:r>
        <w:rPr>
          <w:b/>
          <w:color w:val="000000"/>
        </w:rPr>
      </w:r>
    </w:p>
    <w:p>
      <w:pPr>
        <w:pStyle w:val="Puces2"/>
        <w:numPr>
          <w:ilvl w:val="0"/>
          <w:numId w:val="7"/>
        </w:numPr>
        <w:tabs>
          <w:tab w:val="clear" w:pos="284"/>
        </w:tabs>
        <w:rPr/>
      </w:pPr>
      <w:r>
        <w:rPr/>
        <w:t>Indiquer, le cas échéant, s’il est prévu de regrouper plusieurs sections.</w:t>
      </w:r>
    </w:p>
    <w:p>
      <w:pPr>
        <w:pStyle w:val="Puces2"/>
        <w:numPr>
          <w:ilvl w:val="0"/>
          <w:numId w:val="7"/>
        </w:numPr>
        <w:tabs>
          <w:tab w:val="clear" w:pos="284"/>
        </w:tabs>
        <w:rPr/>
      </w:pPr>
      <w:r>
        <w:rPr/>
        <w:t>Préciser si l’échantillonnage doit être réalisé également au droit des joints.</w:t>
      </w:r>
    </w:p>
    <w:p>
      <w:pPr>
        <w:pStyle w:val="Normal"/>
        <w:tabs>
          <w:tab w:val="clear" w:pos="567"/>
          <w:tab w:val="left" w:pos="142" w:leader="none"/>
        </w:tabs>
        <w:spacing w:lineRule="atLeast" w:line="300"/>
        <w:jc w:val="both"/>
        <w:rPr>
          <w:b/>
          <w:color w:val="000000"/>
        </w:rPr>
      </w:pPr>
      <w:r>
        <w:rPr>
          <w:b/>
          <w:color w:val="000000"/>
        </w:rPr>
      </w:r>
    </w:p>
    <w:p>
      <w:pPr>
        <w:pStyle w:val="Normal"/>
        <w:tabs>
          <w:tab w:val="clear" w:pos="567"/>
          <w:tab w:val="left" w:pos="142" w:leader="none"/>
        </w:tabs>
        <w:spacing w:lineRule="atLeast" w:line="300"/>
        <w:jc w:val="both"/>
        <w:rPr/>
      </w:pPr>
      <w:r>
        <w:rPr>
          <w:i/>
          <w:color w:val="000000"/>
        </w:rPr>
        <w:t>Le prélèvement au droit des joints est réalisé dans des cas particuliers, dans le seul but de déterminer la perméabilité du joint.</w:t>
      </w:r>
    </w:p>
    <w:p>
      <w:pPr>
        <w:pStyle w:val="Normal"/>
        <w:tabs>
          <w:tab w:val="clear" w:pos="567"/>
          <w:tab w:val="left" w:pos="142" w:leader="none"/>
        </w:tabs>
        <w:spacing w:lineRule="atLeast" w:line="300"/>
        <w:jc w:val="both"/>
        <w:rPr>
          <w:i/>
          <w:color w:val="000000"/>
        </w:rPr>
      </w:pPr>
      <w:r>
        <w:rPr>
          <w:i/>
          <w:color w:val="000000"/>
        </w:rPr>
      </w:r>
    </w:p>
    <w:p>
      <w:pPr>
        <w:pStyle w:val="Normal"/>
        <w:tabs>
          <w:tab w:val="clear" w:pos="567"/>
          <w:tab w:val="left" w:pos="142" w:leader="none"/>
        </w:tabs>
        <w:spacing w:lineRule="atLeast" w:line="300"/>
        <w:jc w:val="both"/>
        <w:rPr/>
      </w:pPr>
      <w:r>
        <w:rPr>
          <w:i/>
          <w:color w:val="000000"/>
        </w:rPr>
        <w:t>Pour les chantiers de grande surface, il est recommandé de prédéterminer les lots dans les documents du marché.</w:t>
      </w:r>
    </w:p>
    <w:p>
      <w:pPr>
        <w:pStyle w:val="Normal"/>
        <w:tabs>
          <w:tab w:val="clear" w:pos="567"/>
          <w:tab w:val="left" w:pos="142" w:leader="none"/>
        </w:tabs>
        <w:spacing w:lineRule="atLeast" w:line="300"/>
        <w:jc w:val="both"/>
        <w:rPr>
          <w:i/>
          <w:color w:val="000000"/>
        </w:rPr>
      </w:pPr>
      <w:r>
        <w:rPr>
          <w:i/>
          <w:color w:val="000000"/>
        </w:rPr>
      </w:r>
    </w:p>
    <w:p>
      <w:pPr>
        <w:pStyle w:val="Normal"/>
        <w:tabs>
          <w:tab w:val="clear" w:pos="567"/>
          <w:tab w:val="left" w:pos="142" w:leader="none"/>
        </w:tabs>
        <w:spacing w:lineRule="atLeast" w:line="300"/>
        <w:jc w:val="both"/>
        <w:rPr>
          <w:i/>
          <w:color w:val="000000"/>
        </w:rPr>
      </w:pPr>
      <w:r>
        <w:rPr>
          <w:i/>
          <w:color w:val="000000"/>
        </w:rPr>
      </w:r>
    </w:p>
    <w:p>
      <w:pPr>
        <w:pStyle w:val="Heading1"/>
        <w:ind w:hanging="0" w:start="0"/>
        <w:rPr/>
      </w:pPr>
      <w:r>
        <w:rPr/>
        <w:t>G. 3.1.4.3.3. Caractéristiques de surface</w:t>
      </w:r>
    </w:p>
    <w:p>
      <w:pPr>
        <w:pStyle w:val="Normal"/>
        <w:tabs>
          <w:tab w:val="clear" w:pos="567"/>
          <w:tab w:val="left" w:pos="142"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42" w:leader="none"/>
        </w:tabs>
        <w:spacing w:lineRule="atLeast" w:line="300"/>
        <w:jc w:val="both"/>
        <w:rPr/>
      </w:pPr>
      <w:r>
        <w:rPr>
          <w:color w:val="000000"/>
        </w:rPr>
        <w:t>Indiquer, le cas échéant, si les zones d’immobilisation constituent également des lots.</w:t>
      </w:r>
    </w:p>
    <w:p>
      <w:pPr>
        <w:pStyle w:val="Normal"/>
        <w:spacing w:lineRule="atLeast" w:line="300"/>
        <w:jc w:val="both"/>
        <w:rPr>
          <w:i/>
          <w:color w:val="000000"/>
        </w:rPr>
      </w:pPr>
      <w:r>
        <w:rPr>
          <w:i/>
          <w:color w:val="000000"/>
        </w:rPr>
      </w:r>
    </w:p>
    <w:p>
      <w:pPr>
        <w:pStyle w:val="Normal"/>
        <w:tabs>
          <w:tab w:val="clear" w:pos="567"/>
          <w:tab w:val="left" w:pos="142" w:leader="none"/>
          <w:tab w:val="left" w:pos="284" w:leader="none"/>
        </w:tabs>
        <w:spacing w:lineRule="atLeast" w:line="300"/>
        <w:ind w:hanging="142" w:start="142" w:end="0"/>
        <w:jc w:val="both"/>
        <w:rPr>
          <w:i/>
          <w:color w:val="000000"/>
        </w:rPr>
      </w:pPr>
      <w:r>
        <w:rPr>
          <w:i/>
          <w:color w:val="000000"/>
        </w:rPr>
      </w:r>
    </w:p>
    <w:p>
      <w:pPr>
        <w:pStyle w:val="Heading1"/>
        <w:ind w:hanging="0" w:start="0"/>
        <w:rPr/>
      </w:pPr>
      <w:r>
        <w:rPr/>
        <w:t>G. 3.2. Enduits superficiels</w:t>
      </w:r>
    </w:p>
    <w:p>
      <w:pPr>
        <w:pStyle w:val="Normal"/>
        <w:tabs>
          <w:tab w:val="clear" w:pos="567"/>
          <w:tab w:val="left" w:pos="540" w:leader="none"/>
          <w:tab w:val="left" w:pos="720" w:leader="none"/>
        </w:tabs>
        <w:spacing w:lineRule="atLeast" w:line="300"/>
        <w:ind w:hanging="540" w:start="540" w:end="0"/>
        <w:jc w:val="both"/>
        <w:rPr>
          <w:color w:val="000000"/>
        </w:rPr>
      </w:pPr>
      <w:r>
        <w:rPr>
          <w:color w:val="000000"/>
        </w:rPr>
      </w:r>
    </w:p>
    <w:p>
      <w:pPr>
        <w:pStyle w:val="Normal"/>
        <w:tabs>
          <w:tab w:val="clear" w:pos="567"/>
          <w:tab w:val="left" w:pos="0" w:leader="none"/>
          <w:tab w:val="left" w:pos="720" w:leader="none"/>
        </w:tabs>
        <w:spacing w:lineRule="atLeast" w:line="300"/>
        <w:jc w:val="both"/>
        <w:rPr/>
      </w:pPr>
      <w:r>
        <w:rPr>
          <w:i/>
          <w:color w:val="000000"/>
        </w:rPr>
        <w:t>Les enduits superficiels sont destinés essentiellement à imperméabiliser le support et à restaurer la rugosité.</w:t>
      </w:r>
    </w:p>
    <w:p>
      <w:pPr>
        <w:pStyle w:val="Normal"/>
        <w:tabs>
          <w:tab w:val="clear" w:pos="567"/>
          <w:tab w:val="left" w:pos="0" w:leader="none"/>
          <w:tab w:val="left" w:pos="720" w:leader="none"/>
        </w:tabs>
        <w:spacing w:lineRule="atLeast" w:line="300"/>
        <w:jc w:val="both"/>
        <w:rPr/>
      </w:pPr>
      <w:r>
        <w:rPr>
          <w:i/>
          <w:color w:val="000000"/>
        </w:rPr>
        <w:t>Les enduits monocouches sont utilisés essentiellement sur les routes du réseau III, et les enduits bicouches sur les routes du réseau I et II. Ces derniers peuvent toutefois être utilisés sur le réseau III en fonction de l’état du revêtement.</w:t>
      </w:r>
    </w:p>
    <w:p>
      <w:pPr>
        <w:pStyle w:val="Normal"/>
        <w:tabs>
          <w:tab w:val="clear" w:pos="567"/>
          <w:tab w:val="left" w:pos="0" w:leader="none"/>
          <w:tab w:val="left" w:pos="720" w:leader="none"/>
        </w:tabs>
        <w:spacing w:lineRule="atLeast" w:line="300"/>
        <w:jc w:val="both"/>
        <w:rPr/>
      </w:pPr>
      <w:r>
        <w:rPr>
          <w:i/>
          <w:color w:val="000000"/>
        </w:rPr>
        <w:t>Les enduits monocouches double gravillonnage seront utilisés sur les routes ou une forte rugosité est nécessaire. Celle-ci peut également être obtenue avec un enduit bicouche 2/10 ou 4/14.</w:t>
      </w:r>
    </w:p>
    <w:p>
      <w:pPr>
        <w:pStyle w:val="Normal"/>
        <w:tabs>
          <w:tab w:val="clear" w:pos="567"/>
          <w:tab w:val="left" w:pos="0" w:leader="none"/>
          <w:tab w:val="left" w:pos="720" w:leader="none"/>
        </w:tabs>
        <w:spacing w:lineRule="atLeast" w:line="300"/>
        <w:jc w:val="both"/>
        <w:rPr>
          <w:i/>
          <w:color w:val="000000"/>
        </w:rPr>
      </w:pPr>
      <w:r>
        <w:rPr>
          <w:i/>
          <w:color w:val="000000"/>
        </w:rPr>
        <w:t>Sur les autoroutes, on leur préférera toutefois le RUMG.</w:t>
      </w:r>
    </w:p>
    <w:p>
      <w:pPr>
        <w:pStyle w:val="Normal"/>
        <w:tabs>
          <w:tab w:val="clear" w:pos="567"/>
          <w:tab w:val="left" w:pos="540" w:leader="none"/>
          <w:tab w:val="left" w:pos="720" w:leader="none"/>
        </w:tabs>
        <w:spacing w:lineRule="atLeast" w:line="300"/>
        <w:ind w:hanging="540" w:start="540" w:end="0"/>
        <w:jc w:val="both"/>
        <w:rPr>
          <w:i/>
          <w:color w:val="000000"/>
        </w:rPr>
      </w:pPr>
      <w:r>
        <w:rPr>
          <w:i/>
          <w:color w:val="000000"/>
        </w:rPr>
      </w:r>
    </w:p>
    <w:p>
      <w:pPr>
        <w:pStyle w:val="Normal"/>
        <w:tabs>
          <w:tab w:val="clear" w:pos="567"/>
          <w:tab w:val="left" w:pos="540" w:leader="none"/>
          <w:tab w:val="left" w:pos="720" w:leader="none"/>
        </w:tabs>
        <w:spacing w:lineRule="atLeast" w:line="300"/>
        <w:ind w:hanging="540" w:start="540" w:end="0"/>
        <w:jc w:val="both"/>
        <w:rPr>
          <w:color w:val="000000"/>
        </w:rPr>
      </w:pPr>
      <w:r>
        <w:rPr>
          <w:color w:val="000000"/>
        </w:rPr>
      </w:r>
    </w:p>
    <w:p>
      <w:pPr>
        <w:pStyle w:val="Heading1"/>
        <w:ind w:hanging="0" w:start="0"/>
        <w:rPr/>
      </w:pPr>
      <w:r>
        <w:rPr/>
        <w:t>G. 3.2.1.2. Familles d’enduits superficiels et catégories de routes</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080" w:leader="none"/>
        </w:tabs>
        <w:spacing w:lineRule="atLeast" w:line="300"/>
        <w:ind w:hanging="1080" w:start="1080" w:end="0"/>
        <w:rPr/>
      </w:pPr>
      <w:r>
        <w:rPr>
          <w:color w:val="000000"/>
        </w:rPr>
        <w:t>Indiquer la (les) famille(s) d’enduits à mettre en œuvre.</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Puces1"/>
        <w:numPr>
          <w:ilvl w:val="0"/>
          <w:numId w:val="6"/>
        </w:numPr>
        <w:ind w:hanging="284" w:start="284" w:end="0"/>
        <w:rPr/>
      </w:pPr>
      <w:r>
        <w:rPr/>
        <w:t>Dans un souci d’amélioration de la durabilité et de la qualité des enduits superficiels, seuls les enduits à base d’émulsion cationique de bitume modifiée par des polymères ou à base de bitumes fluxés avec polymères sont autorisés sur les routes des réseaux I et IIa.</w:t>
      </w:r>
    </w:p>
    <w:p>
      <w:pPr>
        <w:pStyle w:val="Puces1"/>
        <w:numPr>
          <w:ilvl w:val="0"/>
          <w:numId w:val="6"/>
        </w:numPr>
        <w:ind w:hanging="284" w:start="284" w:end="0"/>
        <w:rPr/>
      </w:pPr>
      <w:r>
        <w:rPr/>
        <w:t>Les catégories de routes sont définies conformément au C. 5 de la NBN EN 12271. En Belgique, il a été décidé de baser la classification uniquement sur le trafic (catégorie R</w:t>
      </w:r>
      <w:r>
        <w:rPr>
          <w:vertAlign w:val="subscript"/>
        </w:rPr>
        <w:t>1</w:t>
      </w:r>
      <w:r>
        <w:rPr/>
        <w:t xml:space="preserve"> pour le trafic correspondant aux réseaux I et II, catégorie R</w:t>
      </w:r>
      <w:r>
        <w:rPr>
          <w:vertAlign w:val="subscript"/>
        </w:rPr>
        <w:t>2</w:t>
      </w:r>
      <w:r>
        <w:rPr/>
        <w:t xml:space="preserve"> pour le trafic correspondant au réseau III).</w:t>
      </w:r>
    </w:p>
    <w:p>
      <w:pPr>
        <w:pStyle w:val="Puces1"/>
        <w:numPr>
          <w:ilvl w:val="0"/>
          <w:numId w:val="6"/>
        </w:numPr>
        <w:ind w:hanging="284" w:start="284" w:end="0"/>
        <w:rPr/>
      </w:pPr>
      <w:r>
        <w:rPr/>
        <w:t xml:space="preserve">Pour obtenir le marquage CE, l’entrepreneur démontre la conformité de son produit à la NBN EN 12271 au moyen du TAIT (Type Approval Installation Trial: annexe C de la norme). Un TAIT doit être réalisé par famille d’enduits, telles que définies au </w:t>
      </w:r>
      <w:r>
        <w:rPr>
          <w:color w:val="0000FF"/>
        </w:rPr>
        <w:t>tableau G. 3.2.1.2</w:t>
      </w:r>
      <w:r>
        <w:rPr/>
        <w:t>.</w:t>
      </w:r>
    </w:p>
    <w:p>
      <w:pPr>
        <w:pStyle w:val="Normal"/>
        <w:rPr>
          <w:color w:val="000000"/>
        </w:rPr>
      </w:pPr>
      <w:r>
        <w:rPr>
          <w:color w:val="000000"/>
        </w:rPr>
      </w:r>
    </w:p>
    <w:p>
      <w:pPr>
        <w:pStyle w:val="Normal"/>
        <w:rPr>
          <w:color w:val="000000"/>
        </w:rPr>
      </w:pPr>
      <w:r>
        <w:rPr>
          <w:color w:val="000000"/>
        </w:rPr>
      </w:r>
    </w:p>
    <w:p>
      <w:pPr>
        <w:pStyle w:val="Heading1"/>
        <w:ind w:hanging="0" w:start="0"/>
        <w:rPr/>
      </w:pPr>
      <w:r>
        <w:rPr/>
        <w:t>G. 3.2.1.3. Types d’enduits superficiels</w:t>
      </w:r>
    </w:p>
    <w:p>
      <w:pPr>
        <w:pStyle w:val="Normal"/>
        <w:tabs>
          <w:tab w:val="clear" w:pos="567"/>
          <w:tab w:val="left" w:pos="1080" w:leader="none"/>
        </w:tabs>
        <w:spacing w:lineRule="atLeast" w:line="300"/>
        <w:ind w:hanging="1080" w:start="1080" w:end="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080" w:leader="none"/>
        </w:tabs>
        <w:spacing w:lineRule="atLeast" w:line="300"/>
        <w:ind w:hanging="1080" w:start="1080" w:end="0"/>
        <w:rPr/>
      </w:pPr>
      <w:r>
        <w:rPr>
          <w:color w:val="000000"/>
        </w:rPr>
        <w:t>Indiquer le(s) type(s) et la (les) dénomination(s) d’enduit à mettre en œuvre.</w:t>
      </w:r>
    </w:p>
    <w:p>
      <w:pPr>
        <w:pStyle w:val="Normal"/>
        <w:tabs>
          <w:tab w:val="clear" w:pos="567"/>
          <w:tab w:val="left" w:pos="1080" w:leader="none"/>
        </w:tabs>
        <w:spacing w:lineRule="atLeast" w:line="300"/>
        <w:ind w:hanging="1080" w:start="1080" w:end="0"/>
        <w:jc w:val="center"/>
        <w:rPr>
          <w:b/>
          <w:color w:val="000000"/>
        </w:rPr>
      </w:pPr>
      <w:r>
        <w:rPr>
          <w:b/>
          <w:color w:val="000000"/>
        </w:rPr>
      </w:r>
    </w:p>
    <w:p>
      <w:pPr>
        <w:pStyle w:val="Normal"/>
        <w:spacing w:lineRule="atLeast" w:line="300"/>
        <w:jc w:val="both"/>
        <w:rPr/>
      </w:pPr>
      <w:r>
        <w:rPr>
          <w:i/>
          <w:color w:val="000000"/>
        </w:rPr>
        <w:t xml:space="preserve">L’auteur de projet définit le(s) type(s) d’enduit à mettre en œuvre en fonction des conditions existantes (support, tracé, conditions climatiques, trafic, ...) et en fonction des performances requises (spécifications du </w:t>
      </w:r>
      <w:r>
        <w:rPr>
          <w:i/>
          <w:color w:val="0000FF"/>
        </w:rPr>
        <w:t>G. 3.2.3</w:t>
      </w:r>
      <w:r>
        <w:rPr>
          <w:i/>
          <w:color w:val="000000"/>
        </w:rPr>
        <w:t>).</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G. 3.2.2.3.1. Réparations préalables</w:t>
      </w:r>
    </w:p>
    <w:p>
      <w:pPr>
        <w:pStyle w:val="Normal"/>
        <w:tabs>
          <w:tab w:val="clear" w:pos="567"/>
          <w:tab w:val="left" w:pos="126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60" w:leader="none"/>
        </w:tabs>
        <w:spacing w:lineRule="atLeast" w:line="300"/>
        <w:rPr>
          <w:color w:val="000000"/>
        </w:rPr>
      </w:pPr>
      <w:r>
        <w:rPr>
          <w:color w:val="000000"/>
        </w:rPr>
        <w:t>Indiquer si des réparations préalables sont à effectuer:</w:t>
      </w:r>
    </w:p>
    <w:p>
      <w:pPr>
        <w:pStyle w:val="Puces2"/>
        <w:numPr>
          <w:ilvl w:val="0"/>
          <w:numId w:val="7"/>
        </w:numPr>
        <w:rPr/>
      </w:pPr>
      <w:r>
        <w:rPr/>
        <w:t>réparation des flaches et nids-de-poule</w:t>
      </w:r>
    </w:p>
    <w:p>
      <w:pPr>
        <w:pStyle w:val="Puces2"/>
        <w:numPr>
          <w:ilvl w:val="0"/>
          <w:numId w:val="7"/>
        </w:numPr>
        <w:rPr/>
      </w:pPr>
      <w:r>
        <w:rPr/>
        <w:t>traitement des zones déformées</w:t>
      </w:r>
    </w:p>
    <w:p>
      <w:pPr>
        <w:pStyle w:val="Puces2"/>
        <w:numPr>
          <w:ilvl w:val="0"/>
          <w:numId w:val="7"/>
        </w:numPr>
        <w:rPr/>
      </w:pPr>
      <w:r>
        <w:rPr/>
        <w:t>traitement des joints et fissures</w:t>
      </w:r>
    </w:p>
    <w:p>
      <w:pPr>
        <w:pStyle w:val="Puces2"/>
        <w:numPr>
          <w:ilvl w:val="0"/>
          <w:numId w:val="7"/>
        </w:numPr>
        <w:rPr/>
      </w:pPr>
      <w:r>
        <w:rPr/>
        <w:t>traitement des zones poreuses ou finement fissurées</w:t>
      </w:r>
    </w:p>
    <w:p>
      <w:pPr>
        <w:pStyle w:val="Puces2"/>
        <w:numPr>
          <w:ilvl w:val="0"/>
          <w:numId w:val="7"/>
        </w:numPr>
        <w:rPr/>
      </w:pPr>
      <w:r>
        <w:rPr/>
        <w:t>mise à niveau d’éléments localisés.</w:t>
      </w:r>
    </w:p>
    <w:p>
      <w:pPr>
        <w:pStyle w:val="Normal"/>
        <w:spacing w:lineRule="atLeast" w:line="300"/>
        <w:jc w:val="both"/>
        <w:rPr>
          <w:b/>
          <w:color w:val="000000"/>
        </w:rPr>
      </w:pPr>
      <w:r>
        <w:rPr>
          <w:b/>
          <w:color w:val="000000"/>
        </w:rPr>
      </w:r>
    </w:p>
    <w:p>
      <w:pPr>
        <w:pStyle w:val="Normal"/>
        <w:tabs>
          <w:tab w:val="clear" w:pos="567"/>
          <w:tab w:val="left" w:pos="1260" w:leader="none"/>
        </w:tabs>
        <w:spacing w:lineRule="atLeast" w:line="300"/>
        <w:rPr>
          <w:i/>
          <w:color w:val="000000"/>
        </w:rPr>
      </w:pPr>
      <w:r>
        <w:rPr>
          <w:i/>
          <w:color w:val="000000"/>
        </w:rPr>
        <w:t>Ces travaux font l’objet de postes séparés du métré.</w:t>
      </w:r>
    </w:p>
    <w:p>
      <w:pPr>
        <w:pStyle w:val="Normal"/>
        <w:tabs>
          <w:tab w:val="clear" w:pos="567"/>
          <w:tab w:val="left" w:pos="1260" w:leader="none"/>
        </w:tabs>
        <w:spacing w:lineRule="atLeast" w:line="300"/>
        <w:rPr>
          <w:i/>
          <w:color w:val="000000"/>
        </w:rPr>
      </w:pPr>
      <w:r>
        <w:rPr>
          <w:i/>
          <w:color w:val="000000"/>
        </w:rPr>
      </w:r>
    </w:p>
    <w:p>
      <w:pPr>
        <w:pStyle w:val="Normal"/>
        <w:tabs>
          <w:tab w:val="clear" w:pos="567"/>
          <w:tab w:val="left" w:pos="1260" w:leader="none"/>
        </w:tabs>
        <w:spacing w:lineRule="atLeast" w:line="300"/>
        <w:rPr>
          <w:color w:val="000000"/>
        </w:rPr>
      </w:pPr>
      <w:r>
        <w:rPr>
          <w:color w:val="000000"/>
        </w:rPr>
      </w:r>
    </w:p>
    <w:p>
      <w:pPr>
        <w:pStyle w:val="Heading1"/>
        <w:ind w:hanging="0" w:start="0"/>
        <w:rPr/>
      </w:pPr>
      <w:r>
        <w:rPr/>
        <w:t>G. 3.2.2.3.2. Travaux préparatoires</w:t>
      </w:r>
    </w:p>
    <w:p>
      <w:pPr>
        <w:pStyle w:val="Normal"/>
        <w:tabs>
          <w:tab w:val="clear" w:pos="567"/>
          <w:tab w:val="left" w:pos="1260" w:leader="none"/>
        </w:tabs>
        <w:spacing w:lineRule="atLeast" w:line="300"/>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60" w:leader="none"/>
        </w:tabs>
        <w:spacing w:lineRule="atLeast" w:line="300"/>
        <w:rPr>
          <w:color w:val="000000"/>
        </w:rPr>
      </w:pPr>
      <w:r>
        <w:rPr>
          <w:color w:val="000000"/>
        </w:rPr>
        <w:t>Indiquer si les marquages routiers doivent être enlevés.</w:t>
      </w:r>
    </w:p>
    <w:p>
      <w:pPr>
        <w:pStyle w:val="Normal"/>
        <w:tabs>
          <w:tab w:val="clear" w:pos="567"/>
          <w:tab w:val="left" w:pos="1260" w:leader="none"/>
        </w:tabs>
        <w:spacing w:lineRule="atLeast" w:line="300"/>
        <w:rPr>
          <w:b/>
          <w:color w:val="000000"/>
        </w:rPr>
      </w:pPr>
      <w:r>
        <w:rPr>
          <w:b/>
          <w:color w:val="000000"/>
        </w:rPr>
      </w:r>
    </w:p>
    <w:p>
      <w:pPr>
        <w:pStyle w:val="BodyText"/>
        <w:tabs>
          <w:tab w:val="clear" w:pos="567"/>
          <w:tab w:val="left" w:pos="1260" w:leader="none"/>
        </w:tabs>
        <w:spacing w:lineRule="atLeast" w:line="300"/>
        <w:rPr/>
      </w:pPr>
      <w:r>
        <w:rPr/>
        <w:t>L’enlèvement des marquages fait l’objet de postes séparés du métré aussi bien pour l’enlèvement que pour l’évacuation.</w:t>
      </w:r>
    </w:p>
    <w:p>
      <w:pPr>
        <w:pStyle w:val="BodyText"/>
        <w:tabs>
          <w:tab w:val="clear" w:pos="567"/>
          <w:tab w:val="left" w:pos="1260" w:leader="none"/>
        </w:tabs>
        <w:spacing w:lineRule="atLeast" w:line="300"/>
        <w:rPr/>
      </w:pPr>
      <w:r>
        <w:rPr/>
        <w:t>Les marquages thermoplastiques doivent toujours être enlevés.</w:t>
      </w:r>
    </w:p>
    <w:p>
      <w:pPr>
        <w:pStyle w:val="Normal"/>
        <w:tabs>
          <w:tab w:val="clear" w:pos="567"/>
          <w:tab w:val="left" w:pos="1260" w:leader="none"/>
        </w:tabs>
        <w:spacing w:lineRule="atLeast" w:line="300"/>
        <w:rPr>
          <w:color w:val="000000"/>
        </w:rPr>
      </w:pPr>
      <w:r>
        <w:rPr>
          <w:color w:val="000000"/>
        </w:rPr>
      </w:r>
    </w:p>
    <w:p>
      <w:pPr>
        <w:pStyle w:val="Normal"/>
        <w:tabs>
          <w:tab w:val="clear" w:pos="567"/>
          <w:tab w:val="left" w:pos="1260" w:leader="none"/>
        </w:tabs>
        <w:spacing w:lineRule="atLeast" w:line="300"/>
        <w:rPr>
          <w:color w:val="000000"/>
        </w:rPr>
      </w:pPr>
      <w:r>
        <w:rPr>
          <w:color w:val="000000"/>
        </w:rPr>
      </w:r>
    </w:p>
    <w:p>
      <w:pPr>
        <w:pStyle w:val="Heading1"/>
        <w:ind w:hanging="0" w:start="0"/>
        <w:rPr/>
      </w:pPr>
      <w:r>
        <w:rPr/>
        <w:t>G. 3.2.2.3.3. Mise en oeuvre</w:t>
      </w:r>
    </w:p>
    <w:p>
      <w:pPr>
        <w:pStyle w:val="Normal"/>
        <w:tabs>
          <w:tab w:val="clear" w:pos="567"/>
          <w:tab w:val="left" w:pos="180" w:leader="none"/>
        </w:tabs>
        <w:spacing w:lineRule="atLeast" w:line="300"/>
        <w:rPr>
          <w:color w:val="000000"/>
        </w:rPr>
      </w:pPr>
      <w:r>
        <w:rPr>
          <w:color w:val="000000"/>
        </w:rPr>
      </w:r>
    </w:p>
    <w:p>
      <w:pPr>
        <w:pStyle w:val="Puces1"/>
        <w:numPr>
          <w:ilvl w:val="0"/>
          <w:numId w:val="6"/>
        </w:numPr>
        <w:tabs>
          <w:tab w:val="clear" w:pos="284"/>
        </w:tabs>
        <w:ind w:hanging="0" w:start="0"/>
        <w:rPr/>
      </w:pPr>
      <w:r>
        <w:rPr/>
        <w:t>Si une déviation de la circulation est prévue, elle doit être prescrite dans le CSC, conformément aux dispositions de l’</w:t>
      </w:r>
      <w:r>
        <w:rPr>
          <w:color w:val="0000FF"/>
        </w:rPr>
        <w:t>article30 § 1</w:t>
      </w:r>
      <w:r>
        <w:rPr>
          <w:color w:val="0000FF"/>
          <w:vertAlign w:val="superscript"/>
        </w:rPr>
        <w:t>er</w:t>
      </w:r>
      <w:r>
        <w:rPr>
          <w:color w:val="0000FF"/>
        </w:rPr>
        <w:t xml:space="preserve"> du chapitre A</w:t>
      </w:r>
      <w:r>
        <w:rPr/>
        <w:t xml:space="preserve"> du CCT QUALIROUTES.</w:t>
      </w:r>
    </w:p>
    <w:p>
      <w:pPr>
        <w:pStyle w:val="Puces1"/>
        <w:numPr>
          <w:ilvl w:val="0"/>
          <w:numId w:val="6"/>
        </w:numPr>
        <w:tabs>
          <w:tab w:val="clear" w:pos="284"/>
        </w:tabs>
        <w:ind w:hanging="0" w:start="0"/>
        <w:rPr/>
      </w:pPr>
      <w:r>
        <w:rPr/>
        <w:t>Des recommandations pour l’exécution des enduits superficiels peuvent être trouvées dans le «Code de bonne pratique des enduits superficiels» (R71/01) du Centre de Recherches routières (CRR).</w:t>
      </w:r>
    </w:p>
    <w:p>
      <w:pPr>
        <w:pStyle w:val="Puces1"/>
        <w:numPr>
          <w:ilvl w:val="0"/>
          <w:numId w:val="6"/>
        </w:numPr>
        <w:tabs>
          <w:tab w:val="clear" w:pos="284"/>
        </w:tabs>
        <w:ind w:hanging="0" w:start="0"/>
        <w:rPr/>
      </w:pPr>
      <w:r>
        <w:rPr/>
        <w:t>Les périodes de mise en œuvre recommandées figurent au tableau ci-dessous.</w:t>
      </w:r>
    </w:p>
    <w:p>
      <w:pPr>
        <w:pStyle w:val="Normal"/>
        <w:tabs>
          <w:tab w:val="clear" w:pos="567"/>
          <w:tab w:val="left" w:pos="1260" w:leader="none"/>
          <w:tab w:val="left" w:pos="1440" w:leader="none"/>
        </w:tabs>
        <w:spacing w:lineRule="atLeast" w:line="300"/>
        <w:ind w:hanging="1440" w:start="1440" w:end="0"/>
        <w:jc w:val="both"/>
        <w:rPr>
          <w:color w:val="000000"/>
        </w:rPr>
      </w:pPr>
      <w:r>
        <w:rPr>
          <w:color w:val="000000"/>
        </w:rPr>
      </w:r>
    </w:p>
    <w:tbl>
      <w:tblPr>
        <w:tblW w:w="9288" w:type="dxa"/>
        <w:jc w:val="start"/>
        <w:tblInd w:w="-38" w:type="dxa"/>
        <w:tblLayout w:type="fixed"/>
        <w:tblCellMar>
          <w:top w:w="0" w:type="dxa"/>
          <w:start w:w="70" w:type="dxa"/>
          <w:bottom w:w="0" w:type="dxa"/>
          <w:end w:w="70" w:type="dxa"/>
        </w:tblCellMar>
      </w:tblPr>
      <w:tblGrid>
        <w:gridCol w:w="3094"/>
        <w:gridCol w:w="3097"/>
        <w:gridCol w:w="3097"/>
      </w:tblGrid>
      <w:tr>
        <w:trPr/>
        <w:tc>
          <w:tcPr>
            <w:tcW w:w="3094"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b/>
                <w:color w:val="000000"/>
              </w:rPr>
            </w:pPr>
            <w:r>
              <w:rPr>
                <w:b/>
                <w:color w:val="000000"/>
              </w:rPr>
              <w:t>Réseau</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b/>
                <w:color w:val="000000"/>
              </w:rPr>
            </w:pPr>
            <w:r>
              <w:rPr>
                <w:b/>
                <w:color w:val="000000"/>
              </w:rPr>
              <w:t>Début de mise en œuvre</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b/>
                <w:color w:val="000000"/>
              </w:rPr>
            </w:pPr>
            <w:r>
              <w:rPr>
                <w:b/>
                <w:color w:val="000000"/>
              </w:rPr>
              <w:t>Fin de mise en œuvre</w:t>
            </w:r>
          </w:p>
        </w:tc>
      </w:tr>
      <w:tr>
        <w:trPr/>
        <w:tc>
          <w:tcPr>
            <w:tcW w:w="3094"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color w:val="000000"/>
              </w:rPr>
            </w:pPr>
            <w:r>
              <w:rPr>
                <w:color w:val="000000"/>
              </w:rPr>
              <w:t>I</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pPr>
            <w:r>
              <w:rPr>
                <w:color w:val="000000"/>
              </w:rPr>
              <w:t>1</w:t>
            </w:r>
            <w:r>
              <w:rPr>
                <w:color w:val="000000"/>
                <w:vertAlign w:val="superscript"/>
              </w:rPr>
              <w:t>er</w:t>
            </w:r>
            <w:r>
              <w:rPr>
                <w:color w:val="000000"/>
              </w:rPr>
              <w:t xml:space="preserve"> avril</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color w:val="000000"/>
              </w:rPr>
            </w:pPr>
            <w:r>
              <w:rPr>
                <w:color w:val="000000"/>
              </w:rPr>
              <w:t xml:space="preserve">31 août </w:t>
            </w:r>
            <w:r>
              <w:rPr>
                <w:color w:val="000000"/>
                <w:vertAlign w:val="superscript"/>
              </w:rPr>
              <w:t>(1)</w:t>
            </w:r>
          </w:p>
        </w:tc>
      </w:tr>
      <w:tr>
        <w:trPr/>
        <w:tc>
          <w:tcPr>
            <w:tcW w:w="3094"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color w:val="000000"/>
              </w:rPr>
            </w:pPr>
            <w:r>
              <w:rPr>
                <w:color w:val="000000"/>
              </w:rPr>
              <w:t>II</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pPr>
            <w:r>
              <w:rPr>
                <w:color w:val="000000"/>
              </w:rPr>
              <w:t>1</w:t>
            </w:r>
            <w:r>
              <w:rPr>
                <w:color w:val="000000"/>
                <w:vertAlign w:val="superscript"/>
              </w:rPr>
              <w:t>er</w:t>
            </w:r>
            <w:r>
              <w:rPr>
                <w:color w:val="000000"/>
              </w:rPr>
              <w:t xml:space="preserve"> avril</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pPr>
            <w:r>
              <w:rPr>
                <w:color w:val="000000"/>
              </w:rPr>
              <w:t xml:space="preserve">30 septembre </w:t>
            </w:r>
            <w:r>
              <w:rPr>
                <w:color w:val="000000"/>
                <w:vertAlign w:val="superscript"/>
              </w:rPr>
              <w:t>(1)</w:t>
            </w:r>
          </w:p>
        </w:tc>
      </w:tr>
      <w:tr>
        <w:trPr/>
        <w:tc>
          <w:tcPr>
            <w:tcW w:w="3094"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color w:val="000000"/>
              </w:rPr>
            </w:pPr>
            <w:r>
              <w:rPr>
                <w:color w:val="000000"/>
              </w:rPr>
              <w:t>III</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pPr>
            <w:r>
              <w:rPr>
                <w:color w:val="000000"/>
              </w:rPr>
              <w:t>1</w:t>
            </w:r>
            <w:r>
              <w:rPr>
                <w:color w:val="000000"/>
                <w:vertAlign w:val="superscript"/>
              </w:rPr>
              <w:t>er</w:t>
            </w:r>
            <w:r>
              <w:rPr>
                <w:color w:val="000000"/>
              </w:rPr>
              <w:t xml:space="preserve"> avril</w:t>
            </w:r>
          </w:p>
        </w:tc>
        <w:tc>
          <w:tcPr>
            <w:tcW w:w="3097" w:type="dxa"/>
            <w:tcBorders>
              <w:top w:val="single" w:sz="4" w:space="0" w:color="000000"/>
              <w:start w:val="single" w:sz="4" w:space="0" w:color="000000"/>
              <w:bottom w:val="single" w:sz="4" w:space="0" w:color="000000"/>
              <w:end w:val="single" w:sz="4" w:space="0" w:color="000000"/>
            </w:tcBorders>
          </w:tcPr>
          <w:p>
            <w:pPr>
              <w:pStyle w:val="Normal"/>
              <w:keepNext w:val="true"/>
              <w:tabs>
                <w:tab w:val="clear" w:pos="567"/>
                <w:tab w:val="left" w:pos="1260" w:leader="none"/>
                <w:tab w:val="left" w:pos="1440" w:leader="none"/>
              </w:tabs>
              <w:spacing w:lineRule="atLeast" w:line="300"/>
              <w:jc w:val="center"/>
              <w:rPr/>
            </w:pPr>
            <w:r>
              <w:rPr>
                <w:color w:val="000000"/>
              </w:rPr>
              <w:t xml:space="preserve">31 octobre </w:t>
            </w:r>
            <w:r>
              <w:rPr>
                <w:color w:val="000000"/>
                <w:vertAlign w:val="superscript"/>
              </w:rPr>
              <w:t>(1)</w:t>
            </w:r>
          </w:p>
        </w:tc>
      </w:tr>
    </w:tbl>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1260" w:leader="none"/>
        </w:tabs>
        <w:spacing w:lineRule="atLeast" w:line="300"/>
        <w:rPr/>
      </w:pPr>
      <w:r>
        <w:rPr>
          <w:i/>
          <w:color w:val="000000"/>
          <w:sz w:val="20"/>
        </w:rPr>
        <w:t>(1) 15 août pour les enduits au(x) bitume(s) fluxé(s)</w:t>
      </w:r>
    </w:p>
    <w:p>
      <w:pPr>
        <w:pStyle w:val="Normal"/>
        <w:tabs>
          <w:tab w:val="clear" w:pos="567"/>
          <w:tab w:val="left" w:pos="0" w:leader="none"/>
        </w:tabs>
        <w:spacing w:lineRule="atLeast" w:line="300"/>
        <w:jc w:val="both"/>
        <w:rPr>
          <w:i/>
          <w:color w:val="000000"/>
          <w:sz w:val="20"/>
        </w:rPr>
      </w:pPr>
      <w:r>
        <w:rPr>
          <w:i/>
          <w:color w:val="000000"/>
          <w:sz w:val="20"/>
        </w:rPr>
      </w:r>
    </w:p>
    <w:p>
      <w:pPr>
        <w:pStyle w:val="Normal"/>
        <w:tabs>
          <w:tab w:val="clear" w:pos="567"/>
          <w:tab w:val="left" w:pos="180" w:leader="none"/>
        </w:tabs>
        <w:spacing w:lineRule="atLeast" w:line="300"/>
        <w:ind w:start="357" w:end="0"/>
        <w:jc w:val="both"/>
        <w:rPr/>
      </w:pPr>
      <w:r>
        <w:rPr>
          <w:i/>
          <w:color w:val="000000"/>
        </w:rPr>
        <w:t>Il importe que la période de mûrissement de l’enduit avant l’hiver soit la plus longue possible. Il est donc recommandé, de mettre celui-ci en œuvre avant la fin de l’été, même sur les routes de réseau III. Toutefois, l’application d’un enduit sur ce type de route est encore possible durant les périodes climatiques favorables du début de l’automne, moyennant un choix judicieux du liant.</w:t>
      </w:r>
    </w:p>
    <w:p>
      <w:pPr>
        <w:pStyle w:val="Retraitcorpsdetexte3"/>
        <w:rPr/>
      </w:pPr>
      <w:r>
        <w:rPr/>
        <w:t>Pour les enduisages dont la réalisation est prévue après le 31 août, il est recommandé d’utiliser la technique du bicouche sur les routes des réseaux II et III.</w:t>
      </w:r>
    </w:p>
    <w:p>
      <w:pPr>
        <w:pStyle w:val="Normal"/>
        <w:tabs>
          <w:tab w:val="clear" w:pos="567"/>
          <w:tab w:val="left" w:pos="0" w:leader="none"/>
        </w:tabs>
        <w:spacing w:lineRule="atLeast" w:line="300"/>
        <w:jc w:val="both"/>
        <w:rPr>
          <w:color w:val="000000"/>
        </w:rPr>
      </w:pPr>
      <w:r>
        <w:rPr>
          <w:color w:val="000000"/>
        </w:rPr>
      </w:r>
    </w:p>
    <w:p>
      <w:pPr>
        <w:pStyle w:val="Puces1"/>
        <w:numPr>
          <w:ilvl w:val="0"/>
          <w:numId w:val="6"/>
        </w:numPr>
        <w:tabs>
          <w:tab w:val="clear" w:pos="284"/>
        </w:tabs>
        <w:ind w:hanging="0" w:start="0"/>
        <w:rPr/>
      </w:pPr>
      <w:r>
        <w:rPr/>
        <w:t>Dans l’enduit bicouche, la couche supérieure déborde de 50 cm la couche inférieure en début et en fin de travaux de façon à permettre une transition progressive entre revêtement enduit et non enduit.</w:t>
      </w:r>
    </w:p>
    <w:p>
      <w:pPr>
        <w:pStyle w:val="Puces1"/>
        <w:numPr>
          <w:ilvl w:val="0"/>
          <w:numId w:val="0"/>
        </w:numPr>
        <w:tabs>
          <w:tab w:val="clear" w:pos="284"/>
        </w:tabs>
        <w:ind w:hanging="0" w:start="0"/>
        <w:rPr/>
      </w:pPr>
      <w:r>
        <w:rPr/>
      </w:r>
    </w:p>
    <w:p>
      <w:pPr>
        <w:pStyle w:val="Puces1"/>
        <w:numPr>
          <w:ilvl w:val="0"/>
          <w:numId w:val="6"/>
        </w:numPr>
        <w:tabs>
          <w:tab w:val="clear" w:pos="284"/>
        </w:tabs>
        <w:ind w:hanging="0" w:start="0"/>
        <w:rPr/>
      </w:pPr>
      <w:r>
        <w:rPr/>
        <w:t>La procédure de compactage est décrite dans le système de maîtrise de la production (FPC).</w:t>
      </w:r>
    </w:p>
    <w:p>
      <w:pPr>
        <w:pStyle w:val="Normal"/>
        <w:tabs>
          <w:tab w:val="clear" w:pos="567"/>
          <w:tab w:val="left" w:pos="1260" w:leader="none"/>
        </w:tabs>
        <w:spacing w:lineRule="atLeast" w:line="300"/>
        <w:ind w:hanging="1440" w:start="1440" w:end="0"/>
        <w:jc w:val="both"/>
        <w:rPr>
          <w:color w:val="000000"/>
        </w:rPr>
      </w:pPr>
      <w:r>
        <w:rPr>
          <w:color w:val="000000"/>
        </w:rPr>
      </w:r>
    </w:p>
    <w:p>
      <w:pPr>
        <w:pStyle w:val="Normal"/>
        <w:tabs>
          <w:tab w:val="clear" w:pos="567"/>
          <w:tab w:val="left" w:pos="1260" w:leader="none"/>
        </w:tabs>
        <w:spacing w:lineRule="atLeast" w:line="300"/>
        <w:ind w:hanging="1440" w:start="1440" w:end="0"/>
        <w:jc w:val="both"/>
        <w:rPr>
          <w:color w:val="000000"/>
        </w:rPr>
      </w:pPr>
      <w:r>
        <w:rPr>
          <w:color w:val="000000"/>
        </w:rPr>
      </w:r>
    </w:p>
    <w:p>
      <w:pPr>
        <w:pStyle w:val="Heading1"/>
        <w:ind w:hanging="0" w:start="0"/>
        <w:rPr/>
      </w:pPr>
      <w:r>
        <w:rPr/>
        <w:t>G. 3.2.3.5. Couleur de l’enduit superficiel</w:t>
      </w:r>
    </w:p>
    <w:p>
      <w:pPr>
        <w:pStyle w:val="Normal"/>
        <w:tabs>
          <w:tab w:val="clear" w:pos="567"/>
          <w:tab w:val="left" w:pos="1260" w:leader="none"/>
        </w:tabs>
        <w:spacing w:lineRule="atLeast" w:line="300"/>
        <w:ind w:hanging="1080" w:start="1080" w:end="0"/>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0" w:leader="none"/>
        </w:tabs>
        <w:spacing w:lineRule="atLeast" w:line="300"/>
        <w:jc w:val="both"/>
        <w:rPr/>
      </w:pPr>
      <w:r>
        <w:rPr>
          <w:color w:val="000000"/>
        </w:rPr>
        <w:t>Indiquer la teinte des enduits superficiels colorés et, le cas échéant, les prescriptions de chromaticité et de luminosité.</w:t>
      </w:r>
    </w:p>
    <w:p>
      <w:pPr>
        <w:pStyle w:val="Normal"/>
        <w:tabs>
          <w:tab w:val="clear" w:pos="567"/>
          <w:tab w:val="left" w:pos="1260" w:leader="none"/>
        </w:tabs>
        <w:spacing w:lineRule="atLeast" w:line="300"/>
        <w:ind w:hanging="1080" w:start="1080" w:end="0"/>
        <w:rPr>
          <w:b/>
          <w:color w:val="000000"/>
        </w:rPr>
      </w:pPr>
      <w:r>
        <w:rPr>
          <w:b/>
          <w:color w:val="000000"/>
        </w:rPr>
      </w:r>
    </w:p>
    <w:p>
      <w:pPr>
        <w:pStyle w:val="BodyText"/>
        <w:tabs>
          <w:tab w:val="clear" w:pos="567"/>
          <w:tab w:val="left" w:pos="1260" w:leader="none"/>
        </w:tabs>
        <w:spacing w:lineRule="atLeast" w:line="300"/>
        <w:rPr/>
      </w:pPr>
      <w:r>
        <w:rPr/>
        <w:t>Les enduits colorés sont généralement réalisés avec des émulsions de bitume classiques et des granulats colorés.</w:t>
      </w:r>
    </w:p>
    <w:p>
      <w:pPr>
        <w:pStyle w:val="Normal"/>
        <w:tabs>
          <w:tab w:val="clear" w:pos="567"/>
          <w:tab w:val="left" w:pos="1260" w:leader="none"/>
        </w:tabs>
        <w:spacing w:lineRule="atLeast" w:line="300"/>
        <w:ind w:hanging="1080" w:start="1080" w:end="0"/>
        <w:rPr>
          <w:b/>
          <w:color w:val="000000"/>
        </w:rPr>
      </w:pPr>
      <w:r>
        <w:rPr>
          <w:b/>
          <w:color w:val="000000"/>
        </w:rPr>
      </w:r>
    </w:p>
    <w:p>
      <w:pPr>
        <w:pStyle w:val="Normal"/>
        <w:tabs>
          <w:tab w:val="clear" w:pos="567"/>
          <w:tab w:val="left" w:pos="1260" w:leader="none"/>
        </w:tabs>
        <w:spacing w:lineRule="atLeast" w:line="300"/>
        <w:ind w:hanging="1080" w:start="1080" w:end="0"/>
        <w:rPr>
          <w:b/>
          <w:color w:val="000000"/>
        </w:rPr>
      </w:pPr>
      <w:r>
        <w:rPr>
          <w:b/>
          <w:color w:val="000000"/>
        </w:rPr>
      </w:r>
    </w:p>
    <w:p>
      <w:pPr>
        <w:pStyle w:val="Heading1"/>
        <w:ind w:hanging="0" w:start="0"/>
        <w:rPr/>
      </w:pPr>
      <w:r>
        <w:rPr/>
        <w:t>G. 3.2.3.6. Texture de surface</w:t>
      </w:r>
    </w:p>
    <w:p>
      <w:pPr>
        <w:pStyle w:val="Normal"/>
        <w:tabs>
          <w:tab w:val="clear" w:pos="567"/>
          <w:tab w:val="left" w:pos="1260" w:leader="none"/>
        </w:tabs>
        <w:spacing w:lineRule="atLeast" w:line="300"/>
        <w:ind w:hanging="1080" w:start="1080" w:end="0"/>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la texture est d’application et les valeurs imposées.</w:t>
      </w:r>
    </w:p>
    <w:p>
      <w:pPr>
        <w:pStyle w:val="Normal"/>
        <w:tabs>
          <w:tab w:val="clear" w:pos="567"/>
          <w:tab w:val="left" w:pos="540" w:leader="none"/>
          <w:tab w:val="left" w:pos="720" w:leader="none"/>
        </w:tabs>
        <w:spacing w:lineRule="atLeast" w:line="300"/>
        <w:ind w:hanging="540" w:start="540" w:end="0"/>
        <w:jc w:val="both"/>
        <w:rPr>
          <w:b/>
          <w:color w:val="000000"/>
        </w:rPr>
      </w:pPr>
      <w:r>
        <w:rPr>
          <w:b/>
          <w:color w:val="000000"/>
        </w:rPr>
      </w:r>
    </w:p>
    <w:p>
      <w:pPr>
        <w:pStyle w:val="Normal"/>
        <w:tabs>
          <w:tab w:val="clear" w:pos="567"/>
          <w:tab w:val="left" w:pos="540" w:leader="none"/>
          <w:tab w:val="left" w:pos="720" w:leader="none"/>
        </w:tabs>
        <w:spacing w:lineRule="atLeast" w:line="300"/>
        <w:ind w:hanging="540" w:start="540" w:end="0"/>
        <w:jc w:val="both"/>
        <w:rPr>
          <w:b/>
          <w:color w:val="000000"/>
        </w:rPr>
      </w:pPr>
      <w:r>
        <w:rPr>
          <w:b/>
          <w:color w:val="000000"/>
        </w:rPr>
      </w:r>
    </w:p>
    <w:p>
      <w:pPr>
        <w:pStyle w:val="Heading1"/>
        <w:ind w:hanging="0" w:start="0"/>
        <w:rPr/>
      </w:pPr>
      <w:r>
        <w:rPr/>
        <w:t>G. 3.3. Matériaux bitumineux coulés à froid (MBCF)</w:t>
      </w:r>
    </w:p>
    <w:p>
      <w:pPr>
        <w:pStyle w:val="Normal"/>
        <w:tabs>
          <w:tab w:val="clear" w:pos="567"/>
          <w:tab w:val="left" w:pos="540" w:leader="none"/>
          <w:tab w:val="left" w:pos="720" w:leader="none"/>
        </w:tabs>
        <w:spacing w:lineRule="atLeast" w:line="300"/>
        <w:ind w:hanging="540" w:start="540" w:end="0"/>
        <w:jc w:val="both"/>
        <w:rPr>
          <w:b/>
          <w:color w:val="000000"/>
        </w:rPr>
      </w:pPr>
      <w:r>
        <w:rPr>
          <w:b/>
          <w:color w:val="000000"/>
        </w:rPr>
      </w:r>
    </w:p>
    <w:p>
      <w:pPr>
        <w:pStyle w:val="Normal"/>
        <w:tabs>
          <w:tab w:val="clear" w:pos="567"/>
          <w:tab w:val="left" w:pos="0" w:leader="none"/>
          <w:tab w:val="left" w:pos="720" w:leader="none"/>
        </w:tabs>
        <w:spacing w:lineRule="atLeast" w:line="300"/>
        <w:jc w:val="both"/>
        <w:rPr/>
      </w:pPr>
      <w:r>
        <w:rPr>
          <w:i/>
          <w:color w:val="000000"/>
        </w:rPr>
        <w:t>Les MBCF sont destinés, suivant leur granularité, à imperméabiliser le revêtement existant, sceller les fissures, combler les ornières de faible profondeur et restaurer les caractéristiques de surface (rugosité, planéité, aspect visuel...) des couches d’usure légèrement dégradées.</w:t>
      </w:r>
    </w:p>
    <w:p>
      <w:pPr>
        <w:pStyle w:val="BodyText"/>
        <w:spacing w:lineRule="atLeast" w:line="300"/>
        <w:rPr/>
      </w:pPr>
      <w:r>
        <w:rPr/>
        <w:t xml:space="preserve">Les MBCF réalisés avec de gros gravillons (D = 10 mm) sont souvent appelés « enrobés coulés à froid », tandis que ceux réalisés avec des gravillons de petit calibre (D </w:t>
      </w:r>
      <w:r>
        <w:rPr>
          <w:rFonts w:eastAsia="Symbol" w:cs="Symbol" w:ascii="Symbol" w:hAnsi="Symbol"/>
        </w:rPr>
        <w:sym w:font="Symbol" w:char="f0a3"/>
      </w:r>
      <w:r>
        <w:rPr/>
        <w:t xml:space="preserve"> 4 mm) sont généralement appelés « coulis bitumineux » ou « schlammages ».</w:t>
      </w:r>
    </w:p>
    <w:p>
      <w:pPr>
        <w:pStyle w:val="Normal"/>
        <w:tabs>
          <w:tab w:val="clear" w:pos="567"/>
          <w:tab w:val="left" w:pos="0" w:leader="none"/>
          <w:tab w:val="left" w:pos="720" w:leader="none"/>
        </w:tabs>
        <w:spacing w:lineRule="atLeast" w:line="300"/>
        <w:jc w:val="both"/>
        <w:rPr/>
      </w:pPr>
      <w:r>
        <w:rPr>
          <w:i/>
          <w:color w:val="000000"/>
        </w:rPr>
        <w:t>En couche de roulement, on utilise les types 0/6,3 ou 0/10. Le type 0/4 peut être admis en couche de roulement sur des routes à faible trafic (réseau III).</w:t>
      </w:r>
    </w:p>
    <w:p>
      <w:pPr>
        <w:pStyle w:val="Normal"/>
        <w:tabs>
          <w:tab w:val="clear" w:pos="567"/>
          <w:tab w:val="left" w:pos="0" w:leader="none"/>
          <w:tab w:val="left" w:pos="720" w:leader="none"/>
        </w:tabs>
        <w:spacing w:lineRule="atLeast" w:line="300"/>
        <w:jc w:val="both"/>
        <w:rPr/>
      </w:pPr>
      <w:r>
        <w:rPr>
          <w:i/>
          <w:color w:val="000000"/>
        </w:rPr>
        <w:t>Le type 0/2 est utilisé uniquement en première couche d’un MBCF bicouche. Il a pour but l’imperméabilisation de la surface existante.</w:t>
      </w:r>
    </w:p>
    <w:p>
      <w:pPr>
        <w:pStyle w:val="Normal"/>
        <w:tabs>
          <w:tab w:val="clear" w:pos="567"/>
          <w:tab w:val="left" w:pos="0" w:leader="none"/>
          <w:tab w:val="left" w:pos="720" w:leader="none"/>
        </w:tabs>
        <w:spacing w:lineRule="atLeast" w:line="300"/>
        <w:jc w:val="both"/>
        <w:rPr/>
      </w:pPr>
      <w:r>
        <w:rPr>
          <w:i/>
          <w:color w:val="000000"/>
        </w:rPr>
        <w:t>Sur les routes à trafic important (réseau I et certaines routes du réseau II), on utilise de préférence un MBCF bicouche comportant un 0/2 ou un 0/4 riche en émulsion suivi d’un 0/6,3 ou un 0/10.</w:t>
      </w:r>
    </w:p>
    <w:p>
      <w:pPr>
        <w:pStyle w:val="BodyText"/>
        <w:tabs>
          <w:tab w:val="clear" w:pos="567"/>
          <w:tab w:val="left" w:pos="0" w:leader="none"/>
          <w:tab w:val="left" w:pos="720" w:leader="none"/>
        </w:tabs>
        <w:spacing w:lineRule="atLeast" w:line="300"/>
        <w:rPr/>
      </w:pPr>
      <w:r>
        <w:rPr/>
        <w:t>Pour le comblement d’ornières, il est fait usage d’un 0/4, d’un 0/6,3 ou d’un 0/10 en fonction de la profondeur moyenne d’ornière. Les MBCF ne sont utilisés qu’en cas d’ornières inférieures à 2 cm, en rappelant que cette technique n’est qu’une solution transitoire en attendant que l’on puisse procéder à une réfection plus appropriée.</w:t>
      </w:r>
    </w:p>
    <w:p>
      <w:pPr>
        <w:pStyle w:val="Normal"/>
        <w:tabs>
          <w:tab w:val="clear" w:pos="567"/>
          <w:tab w:val="left" w:pos="0" w:leader="none"/>
          <w:tab w:val="left" w:pos="720" w:leader="none"/>
        </w:tabs>
        <w:spacing w:lineRule="atLeast" w:line="300"/>
        <w:jc w:val="both"/>
        <w:rPr>
          <w:i/>
          <w:color w:val="000000"/>
        </w:rPr>
      </w:pPr>
      <w:r>
        <w:rPr>
          <w:i/>
          <w:color w:val="000000"/>
        </w:rPr>
      </w:r>
    </w:p>
    <w:p>
      <w:pPr>
        <w:pStyle w:val="Normal"/>
        <w:tabs>
          <w:tab w:val="clear" w:pos="567"/>
          <w:tab w:val="left" w:pos="0" w:leader="none"/>
          <w:tab w:val="left" w:pos="720" w:leader="none"/>
        </w:tabs>
        <w:spacing w:lineRule="atLeast" w:line="300"/>
        <w:jc w:val="both"/>
        <w:rPr>
          <w:i/>
          <w:color w:val="000000"/>
        </w:rPr>
      </w:pPr>
      <w:r>
        <w:rPr>
          <w:i/>
          <w:color w:val="000000"/>
        </w:rPr>
      </w:r>
    </w:p>
    <w:p>
      <w:pPr>
        <w:pStyle w:val="Heading1"/>
        <w:ind w:hanging="0" w:start="0"/>
        <w:rPr/>
      </w:pPr>
      <w:r>
        <w:rPr/>
        <w:t>G. 3.3.1.2. Familles de MBCF et catégories de routes</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Puces2"/>
        <w:keepNext w:val="true"/>
        <w:numPr>
          <w:ilvl w:val="0"/>
          <w:numId w:val="7"/>
        </w:numPr>
        <w:tabs>
          <w:tab w:val="clear" w:pos="284"/>
        </w:tabs>
        <w:ind w:hanging="357" w:start="357" w:end="0"/>
        <w:rPr/>
      </w:pPr>
      <w:r>
        <w:rPr/>
        <w:t>Indiquer la (les) famille(s) de MBCF à mettre en œuvre.</w:t>
      </w:r>
    </w:p>
    <w:p>
      <w:pPr>
        <w:pStyle w:val="Puces2"/>
        <w:keepNext w:val="true"/>
        <w:numPr>
          <w:ilvl w:val="0"/>
          <w:numId w:val="7"/>
        </w:numPr>
        <w:tabs>
          <w:tab w:val="clear" w:pos="284"/>
        </w:tabs>
        <w:ind w:hanging="357" w:start="357" w:end="0"/>
        <w:rPr/>
      </w:pPr>
      <w:r>
        <w:rPr/>
        <w:t>Indiquer le cas échéant la largeur et la profondeur moyennes de l’(des) ornière(s).</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Puces1"/>
        <w:numPr>
          <w:ilvl w:val="0"/>
          <w:numId w:val="6"/>
        </w:numPr>
        <w:tabs>
          <w:tab w:val="clear" w:pos="284"/>
        </w:tabs>
        <w:ind w:hanging="0" w:start="0"/>
        <w:rPr/>
      </w:pPr>
      <w:r>
        <w:rPr/>
        <w:t>Dans un souci d’amélioration de la qualité et de la durabilité des MBCF, seuls les produits à base d’émulsion C60BP1 sont autorisés sur les routes des réseaux I et IIa.</w:t>
      </w:r>
    </w:p>
    <w:p>
      <w:pPr>
        <w:pStyle w:val="Puces1"/>
        <w:numPr>
          <w:ilvl w:val="0"/>
          <w:numId w:val="6"/>
        </w:numPr>
        <w:tabs>
          <w:tab w:val="clear" w:pos="284"/>
        </w:tabs>
        <w:ind w:hanging="0" w:start="0"/>
        <w:rPr/>
      </w:pPr>
      <w:r>
        <w:rPr/>
        <w:t>Les catégories de routes sont définies conformément à l’annexe C de la NBN EN 12273. En Belgique, il a été décidé de baser la classification uniquement sur le trafic (catégorie R</w:t>
      </w:r>
      <w:r>
        <w:rPr>
          <w:vertAlign w:val="subscript"/>
        </w:rPr>
        <w:t>1</w:t>
      </w:r>
      <w:r>
        <w:rPr/>
        <w:t xml:space="preserve"> pour le trafic correspondant aux réseaux I et II, catégorie R</w:t>
      </w:r>
      <w:r>
        <w:rPr>
          <w:vertAlign w:val="subscript"/>
        </w:rPr>
        <w:t>2</w:t>
      </w:r>
      <w:r>
        <w:rPr/>
        <w:t xml:space="preserve"> pour le trafic correspondant au réseau III).</w:t>
      </w:r>
    </w:p>
    <w:p>
      <w:pPr>
        <w:pStyle w:val="Puces1"/>
        <w:numPr>
          <w:ilvl w:val="0"/>
          <w:numId w:val="6"/>
        </w:numPr>
        <w:tabs>
          <w:tab w:val="clear" w:pos="284"/>
        </w:tabs>
        <w:ind w:hanging="0" w:start="0"/>
        <w:rPr/>
      </w:pPr>
      <w:r>
        <w:rPr/>
        <w:t xml:space="preserve">Pour obtenir le marquage CE, l’entrepreneur démontre la conformité de son produit à la NBN EN 12273 au moyen du TAIT (Type Approval Installation Trial: annexe C de la norme). Un TAIT doit être réalisé par famille de MBCF, telles que définies au </w:t>
      </w:r>
      <w:r>
        <w:rPr>
          <w:color w:val="0000FF"/>
        </w:rPr>
        <w:t>tableau G.</w:t>
      </w:r>
      <w:r>
        <w:rPr/>
        <w:t> </w:t>
      </w:r>
      <w:r>
        <w:rPr>
          <w:color w:val="0000FF"/>
        </w:rPr>
        <w:t>3.3.1.2</w:t>
      </w:r>
      <w:r>
        <w:rPr/>
        <w:t>.</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Heading1"/>
        <w:ind w:hanging="0" w:start="0"/>
        <w:rPr/>
      </w:pPr>
      <w:r>
        <w:rPr/>
        <w:t>G. 3.3.1.3. Types de MBCF</w:t>
      </w:r>
    </w:p>
    <w:p>
      <w:pPr>
        <w:pStyle w:val="Normal"/>
        <w:tabs>
          <w:tab w:val="clear" w:pos="567"/>
          <w:tab w:val="left" w:pos="1080" w:leader="none"/>
        </w:tabs>
        <w:spacing w:lineRule="atLeast" w:line="300"/>
        <w:ind w:hanging="1080" w:start="108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080" w:leader="none"/>
        </w:tabs>
        <w:spacing w:lineRule="atLeast" w:line="300"/>
        <w:ind w:hanging="1080" w:start="1080" w:end="0"/>
        <w:rPr>
          <w:color w:val="000000"/>
        </w:rPr>
      </w:pPr>
      <w:r>
        <w:rPr>
          <w:color w:val="000000"/>
        </w:rPr>
        <w:t>Indiquer le(s) type(s) et la (les) dénomination(s) de MBCF à mettre en œuvre.</w:t>
      </w:r>
    </w:p>
    <w:p>
      <w:pPr>
        <w:pStyle w:val="Normal"/>
        <w:tabs>
          <w:tab w:val="clear" w:pos="567"/>
          <w:tab w:val="left" w:pos="540" w:leader="none"/>
          <w:tab w:val="left" w:pos="1080" w:leader="none"/>
        </w:tabs>
        <w:spacing w:lineRule="atLeast" w:line="300"/>
        <w:ind w:hanging="540" w:start="540" w:end="0"/>
        <w:jc w:val="both"/>
        <w:rPr>
          <w:b/>
          <w:color w:val="000000"/>
        </w:rPr>
      </w:pPr>
      <w:r>
        <w:rPr>
          <w:b/>
          <w:color w:val="000000"/>
        </w:rPr>
      </w:r>
    </w:p>
    <w:p>
      <w:pPr>
        <w:pStyle w:val="Normal"/>
        <w:spacing w:lineRule="atLeast" w:line="300"/>
        <w:jc w:val="both"/>
        <w:rPr/>
      </w:pPr>
      <w:r>
        <w:rPr>
          <w:i/>
          <w:color w:val="000000"/>
        </w:rPr>
        <w:t xml:space="preserve">L’auteur de projet définit le(s) type(s) de MBCF à mettre en œuvre en fonction des conditions existantes (support, tracé, profondeur d’ornière, conditions climatiques, trafic, ...) et en fonction des performances requises (spécifications du </w:t>
      </w:r>
      <w:r>
        <w:rPr>
          <w:i/>
          <w:color w:val="0000FF"/>
        </w:rPr>
        <w:t>G. 3.3.3</w:t>
      </w:r>
      <w:r>
        <w:rPr>
          <w:i/>
          <w:color w:val="000000"/>
        </w:rPr>
        <w:t>).</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keepNext w:val="true"/>
        <w:ind w:hanging="0" w:start="0"/>
        <w:rPr/>
      </w:pPr>
      <w:r>
        <w:rPr/>
        <w:t>G. 3.3.2.3.1. Réparations préalables</w:t>
      </w:r>
    </w:p>
    <w:p>
      <w:pPr>
        <w:pStyle w:val="Normal"/>
        <w:keepNext w:val="true"/>
        <w:tabs>
          <w:tab w:val="clear" w:pos="567"/>
          <w:tab w:val="left" w:pos="1260" w:leader="none"/>
        </w:tabs>
        <w:spacing w:lineRule="atLeast" w:line="300"/>
        <w:jc w:val="both"/>
        <w:rPr>
          <w:color w:val="000000"/>
        </w:rPr>
      </w:pPr>
      <w:r>
        <w:rPr>
          <w:color w:val="000000"/>
        </w:rPr>
      </w:r>
    </w:p>
    <w:p>
      <w:pPr>
        <w:pStyle w:val="Normal"/>
        <w:keepNext w:val="true"/>
        <w:pBdr>
          <w:top w:val="single" w:sz="12" w:space="1" w:color="000000"/>
          <w:left w:val="single" w:sz="12" w:space="4" w:color="000000"/>
          <w:bottom w:val="single" w:sz="12" w:space="1" w:color="000000"/>
          <w:right w:val="single" w:sz="12" w:space="4" w:color="000000"/>
        </w:pBdr>
        <w:tabs>
          <w:tab w:val="clear" w:pos="567"/>
          <w:tab w:val="left" w:pos="1260" w:leader="none"/>
        </w:tabs>
        <w:spacing w:lineRule="atLeast" w:line="300"/>
        <w:rPr>
          <w:color w:val="000000"/>
        </w:rPr>
      </w:pPr>
      <w:r>
        <w:rPr>
          <w:color w:val="000000"/>
        </w:rPr>
        <w:t>Indiquer si des réparations préalables sont à effectuer:</w:t>
      </w:r>
    </w:p>
    <w:p>
      <w:pPr>
        <w:pStyle w:val="Puces2"/>
        <w:keepNext w:val="true"/>
        <w:numPr>
          <w:ilvl w:val="0"/>
          <w:numId w:val="7"/>
        </w:numPr>
        <w:tabs>
          <w:tab w:val="clear" w:pos="284"/>
        </w:tabs>
        <w:rPr/>
      </w:pPr>
      <w:r>
        <w:rPr/>
        <w:t>réparation des flaches et nids-de-poule</w:t>
      </w:r>
    </w:p>
    <w:p>
      <w:pPr>
        <w:pStyle w:val="Puces2"/>
        <w:keepNext w:val="true"/>
        <w:numPr>
          <w:ilvl w:val="0"/>
          <w:numId w:val="7"/>
        </w:numPr>
        <w:tabs>
          <w:tab w:val="clear" w:pos="284"/>
        </w:tabs>
        <w:rPr/>
      </w:pPr>
      <w:r>
        <w:rPr/>
        <w:t>traitement des zones déformées</w:t>
      </w:r>
    </w:p>
    <w:p>
      <w:pPr>
        <w:pStyle w:val="Puces2"/>
        <w:keepNext w:val="true"/>
        <w:numPr>
          <w:ilvl w:val="0"/>
          <w:numId w:val="7"/>
        </w:numPr>
        <w:tabs>
          <w:tab w:val="clear" w:pos="284"/>
        </w:tabs>
        <w:rPr/>
      </w:pPr>
      <w:r>
        <w:rPr/>
        <w:t>traitement des joints et fissures</w:t>
      </w:r>
    </w:p>
    <w:p>
      <w:pPr>
        <w:pStyle w:val="Puces2"/>
        <w:keepNext w:val="true"/>
        <w:numPr>
          <w:ilvl w:val="0"/>
          <w:numId w:val="7"/>
        </w:numPr>
        <w:tabs>
          <w:tab w:val="clear" w:pos="284"/>
        </w:tabs>
        <w:rPr/>
      </w:pPr>
      <w:r>
        <w:rPr/>
        <w:t>traitement des zones poreuses ou finement fissurées</w:t>
      </w:r>
    </w:p>
    <w:p>
      <w:pPr>
        <w:pStyle w:val="Puces2"/>
        <w:keepNext w:val="true"/>
        <w:numPr>
          <w:ilvl w:val="0"/>
          <w:numId w:val="7"/>
        </w:numPr>
        <w:tabs>
          <w:tab w:val="clear" w:pos="284"/>
        </w:tabs>
        <w:rPr/>
      </w:pPr>
      <w:r>
        <w:rPr/>
        <w:t>mise à niveau d’éléments localisés.</w:t>
      </w:r>
    </w:p>
    <w:p>
      <w:pPr>
        <w:pStyle w:val="Normal"/>
        <w:spacing w:lineRule="atLeast" w:line="300"/>
        <w:jc w:val="both"/>
        <w:rPr>
          <w:b/>
          <w:color w:val="000000"/>
        </w:rPr>
      </w:pPr>
      <w:r>
        <w:rPr>
          <w:b/>
          <w:color w:val="000000"/>
        </w:rPr>
      </w:r>
    </w:p>
    <w:p>
      <w:pPr>
        <w:pStyle w:val="Normal"/>
        <w:tabs>
          <w:tab w:val="clear" w:pos="567"/>
          <w:tab w:val="left" w:pos="1260" w:leader="none"/>
        </w:tabs>
        <w:spacing w:lineRule="atLeast" w:line="300"/>
        <w:rPr>
          <w:i/>
          <w:color w:val="000000"/>
        </w:rPr>
      </w:pPr>
      <w:r>
        <w:rPr>
          <w:i/>
          <w:color w:val="000000"/>
        </w:rPr>
        <w:t>Ces travaux font l’objet de postes séparés du métré.</w:t>
      </w:r>
    </w:p>
    <w:p>
      <w:pPr>
        <w:pStyle w:val="Normal"/>
        <w:tabs>
          <w:tab w:val="clear" w:pos="567"/>
          <w:tab w:val="left" w:pos="1260" w:leader="none"/>
        </w:tabs>
        <w:spacing w:lineRule="atLeast" w:line="300"/>
        <w:rPr>
          <w:i/>
          <w:color w:val="000000"/>
        </w:rPr>
      </w:pPr>
      <w:r>
        <w:rPr>
          <w:i/>
          <w:color w:val="000000"/>
        </w:rPr>
      </w:r>
    </w:p>
    <w:p>
      <w:pPr>
        <w:pStyle w:val="Normal"/>
        <w:tabs>
          <w:tab w:val="clear" w:pos="567"/>
          <w:tab w:val="left" w:pos="1260" w:leader="none"/>
        </w:tabs>
        <w:spacing w:lineRule="atLeast" w:line="300"/>
        <w:rPr>
          <w:color w:val="000000"/>
        </w:rPr>
      </w:pPr>
      <w:r>
        <w:rPr>
          <w:color w:val="000000"/>
        </w:rPr>
      </w:r>
    </w:p>
    <w:p>
      <w:pPr>
        <w:pStyle w:val="Heading1"/>
        <w:ind w:hanging="0" w:start="0"/>
        <w:rPr/>
      </w:pPr>
      <w:r>
        <w:rPr/>
        <w:t>G. 3.3.2.3.2. Travaux préparatoires</w:t>
      </w:r>
    </w:p>
    <w:p>
      <w:pPr>
        <w:pStyle w:val="Normal"/>
        <w:tabs>
          <w:tab w:val="clear" w:pos="567"/>
          <w:tab w:val="left" w:pos="1260" w:leader="none"/>
        </w:tabs>
        <w:spacing w:lineRule="atLeast" w:line="300"/>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60" w:leader="none"/>
        </w:tabs>
        <w:spacing w:lineRule="atLeast" w:line="300"/>
        <w:rPr/>
      </w:pPr>
      <w:r>
        <w:rPr>
          <w:color w:val="000000"/>
        </w:rPr>
        <w:t>Indiquer si les marquages routiers doivent être enlevés.</w:t>
      </w:r>
    </w:p>
    <w:p>
      <w:pPr>
        <w:pStyle w:val="Normal"/>
        <w:tabs>
          <w:tab w:val="clear" w:pos="567"/>
          <w:tab w:val="left" w:pos="1260" w:leader="none"/>
        </w:tabs>
        <w:spacing w:lineRule="atLeast" w:line="300"/>
        <w:rPr>
          <w:b/>
          <w:color w:val="000000"/>
        </w:rPr>
      </w:pPr>
      <w:r>
        <w:rPr>
          <w:b/>
          <w:color w:val="000000"/>
        </w:rPr>
      </w:r>
    </w:p>
    <w:p>
      <w:pPr>
        <w:pStyle w:val="Normal"/>
        <w:tabs>
          <w:tab w:val="clear" w:pos="567"/>
          <w:tab w:val="left" w:pos="1260" w:leader="none"/>
        </w:tabs>
        <w:spacing w:lineRule="atLeast" w:line="300"/>
        <w:jc w:val="both"/>
        <w:rPr/>
      </w:pPr>
      <w:r>
        <w:rPr>
          <w:i/>
          <w:color w:val="000000"/>
        </w:rPr>
        <w:t>Ces travaux font l’objet de postes séparés du métré, aussi bien pour l’enlèvement que pour l’évacuation.</w:t>
      </w:r>
    </w:p>
    <w:p>
      <w:pPr>
        <w:pStyle w:val="BodyText"/>
        <w:tabs>
          <w:tab w:val="clear" w:pos="567"/>
          <w:tab w:val="left" w:pos="1260" w:leader="none"/>
        </w:tabs>
        <w:spacing w:lineRule="atLeast" w:line="300"/>
        <w:rPr/>
      </w:pPr>
      <w:r>
        <w:rPr/>
        <w:t>Les marquages thermoplastiques doivent toujours être enlevés.</w:t>
      </w:r>
    </w:p>
    <w:p>
      <w:pPr>
        <w:pStyle w:val="Normal"/>
        <w:tabs>
          <w:tab w:val="clear" w:pos="567"/>
          <w:tab w:val="left" w:pos="1260" w:leader="none"/>
        </w:tabs>
        <w:spacing w:lineRule="atLeast" w:line="300"/>
        <w:rPr>
          <w:color w:val="000000"/>
        </w:rPr>
      </w:pPr>
      <w:r>
        <w:rPr>
          <w:color w:val="000000"/>
        </w:rPr>
      </w:r>
    </w:p>
    <w:p>
      <w:pPr>
        <w:pStyle w:val="Normal"/>
        <w:tabs>
          <w:tab w:val="clear" w:pos="567"/>
          <w:tab w:val="left" w:pos="1260" w:leader="none"/>
        </w:tabs>
        <w:spacing w:lineRule="atLeast" w:line="300"/>
        <w:rPr>
          <w:color w:val="000000"/>
        </w:rPr>
      </w:pPr>
      <w:r>
        <w:rPr>
          <w:color w:val="000000"/>
        </w:rPr>
      </w:r>
    </w:p>
    <w:p>
      <w:pPr>
        <w:pStyle w:val="Heading1"/>
        <w:ind w:hanging="0" w:start="0"/>
        <w:rPr/>
      </w:pPr>
      <w:r>
        <w:rPr/>
        <w:t>G. 3.3.2.3.3. Mise en oeuvre</w:t>
      </w:r>
    </w:p>
    <w:p>
      <w:pPr>
        <w:pStyle w:val="Normal"/>
        <w:tabs>
          <w:tab w:val="clear" w:pos="567"/>
          <w:tab w:val="left" w:pos="180" w:leader="none"/>
        </w:tabs>
        <w:spacing w:lineRule="atLeast" w:line="300"/>
        <w:rPr>
          <w:color w:val="000000"/>
        </w:rPr>
      </w:pPr>
      <w:r>
        <w:rPr>
          <w:color w:val="000000"/>
        </w:rPr>
      </w:r>
    </w:p>
    <w:p>
      <w:pPr>
        <w:pStyle w:val="Puces1"/>
        <w:numPr>
          <w:ilvl w:val="0"/>
          <w:numId w:val="6"/>
        </w:numPr>
        <w:tabs>
          <w:tab w:val="clear" w:pos="284"/>
        </w:tabs>
        <w:ind w:hanging="0" w:start="0"/>
        <w:rPr/>
      </w:pPr>
      <w:r>
        <w:rPr/>
        <w:t>Si une déviation de la circulation est prévue, elle doit être prescrite dans le CSC, conformément aux dispositions de l’</w:t>
      </w:r>
      <w:r>
        <w:rPr>
          <w:color w:val="0000FF"/>
        </w:rPr>
        <w:t>article 30 § 1</w:t>
      </w:r>
      <w:r>
        <w:rPr>
          <w:color w:val="0000FF"/>
          <w:vertAlign w:val="superscript"/>
        </w:rPr>
        <w:t>er</w:t>
      </w:r>
      <w:r>
        <w:rPr>
          <w:color w:val="0000FF"/>
        </w:rPr>
        <w:t xml:space="preserve"> du chapitre A</w:t>
      </w:r>
      <w:r>
        <w:rPr/>
        <w:t xml:space="preserve"> du CCT QUALIROUTES.</w:t>
      </w:r>
    </w:p>
    <w:p>
      <w:pPr>
        <w:pStyle w:val="Puces1"/>
        <w:numPr>
          <w:ilvl w:val="0"/>
          <w:numId w:val="6"/>
        </w:numPr>
        <w:tabs>
          <w:tab w:val="clear" w:pos="284"/>
        </w:tabs>
        <w:ind w:hanging="0" w:start="0"/>
        <w:rPr/>
      </w:pPr>
      <w:r>
        <w:rPr/>
        <w:t>La période de mise en œuvre recommandée s’étend du 1</w:t>
      </w:r>
      <w:r>
        <w:rPr>
          <w:vertAlign w:val="superscript"/>
        </w:rPr>
        <w:t>er</w:t>
      </w:r>
      <w:r>
        <w:rPr/>
        <w:t xml:space="preserve"> avril au 31 octobre.</w:t>
      </w:r>
    </w:p>
    <w:p>
      <w:pPr>
        <w:pStyle w:val="Puces1"/>
        <w:numPr>
          <w:ilvl w:val="0"/>
          <w:numId w:val="6"/>
        </w:numPr>
        <w:tabs>
          <w:tab w:val="clear" w:pos="284"/>
        </w:tabs>
        <w:ind w:hanging="0" w:start="0"/>
        <w:rPr/>
      </w:pPr>
      <w:r>
        <w:rPr/>
        <w:t>Dans le MBCF bicouche, la couche supérieure déborde de 50 cm la couche inférieure en début et en fin de travaux de façon à permettre une transition progressive entre revêtement revêtu et non revêtu.</w:t>
      </w:r>
    </w:p>
    <w:p>
      <w:pPr>
        <w:pStyle w:val="Puces1"/>
        <w:numPr>
          <w:ilvl w:val="0"/>
          <w:numId w:val="6"/>
        </w:numPr>
        <w:tabs>
          <w:tab w:val="clear" w:pos="284"/>
        </w:tabs>
        <w:ind w:hanging="0" w:start="0"/>
        <w:rPr/>
      </w:pPr>
      <w:r>
        <w:rPr/>
        <w:t>La procédure de compactage éventuelle est décrite dans le système de maîtrise de la production (FPC).</w:t>
      </w:r>
    </w:p>
    <w:p>
      <w:pPr>
        <w:pStyle w:val="Normal"/>
        <w:tabs>
          <w:tab w:val="clear" w:pos="567"/>
          <w:tab w:val="left" w:pos="1260" w:leader="none"/>
        </w:tabs>
        <w:spacing w:lineRule="atLeast" w:line="300"/>
        <w:ind w:hanging="1440" w:start="1440" w:end="0"/>
        <w:jc w:val="both"/>
        <w:rPr>
          <w:color w:val="000000"/>
        </w:rPr>
      </w:pPr>
      <w:r>
        <w:rPr>
          <w:color w:val="000000"/>
        </w:rPr>
      </w:r>
    </w:p>
    <w:p>
      <w:pPr>
        <w:pStyle w:val="Normal"/>
        <w:tabs>
          <w:tab w:val="clear" w:pos="567"/>
          <w:tab w:val="left" w:pos="1260" w:leader="none"/>
        </w:tabs>
        <w:spacing w:lineRule="atLeast" w:line="300"/>
        <w:ind w:hanging="1440" w:start="1440" w:end="0"/>
        <w:jc w:val="both"/>
        <w:rPr>
          <w:color w:val="000000"/>
        </w:rPr>
      </w:pPr>
      <w:r>
        <w:rPr>
          <w:color w:val="000000"/>
        </w:rPr>
      </w:r>
    </w:p>
    <w:p>
      <w:pPr>
        <w:pStyle w:val="Heading1"/>
        <w:ind w:hanging="0" w:start="0"/>
        <w:rPr/>
      </w:pPr>
      <w:r>
        <w:rPr/>
        <w:t>G. 3.3.3.6. Couleur du MBCF</w:t>
      </w:r>
    </w:p>
    <w:p>
      <w:pPr>
        <w:pStyle w:val="Normal"/>
        <w:tabs>
          <w:tab w:val="clear" w:pos="567"/>
          <w:tab w:val="left" w:pos="1260" w:leader="none"/>
        </w:tabs>
        <w:spacing w:lineRule="atLeast" w:line="300"/>
        <w:ind w:hanging="1080" w:start="108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0" w:leader="none"/>
        </w:tabs>
        <w:spacing w:lineRule="atLeast" w:line="300"/>
        <w:jc w:val="both"/>
        <w:rPr/>
      </w:pPr>
      <w:r>
        <w:rPr>
          <w:color w:val="000000"/>
        </w:rPr>
        <w:t>Indiquer la teinte des MBCF colorés et, le cas échéant, les prescriptions de chromaticité et de luminosité.</w:t>
      </w:r>
    </w:p>
    <w:p>
      <w:pPr>
        <w:pStyle w:val="Normal"/>
        <w:tabs>
          <w:tab w:val="clear" w:pos="567"/>
          <w:tab w:val="left" w:pos="1260" w:leader="none"/>
        </w:tabs>
        <w:spacing w:lineRule="atLeast" w:line="300"/>
        <w:ind w:hanging="1080" w:start="1080" w:end="0"/>
        <w:rPr>
          <w:color w:val="000000"/>
        </w:rPr>
      </w:pPr>
      <w:r>
        <w:rPr>
          <w:color w:val="000000"/>
        </w:rPr>
      </w:r>
    </w:p>
    <w:p>
      <w:pPr>
        <w:pStyle w:val="BodyText"/>
        <w:tabs>
          <w:tab w:val="clear" w:pos="567"/>
          <w:tab w:val="left" w:pos="1260" w:leader="none"/>
        </w:tabs>
        <w:spacing w:lineRule="atLeast" w:line="300"/>
        <w:rPr/>
      </w:pPr>
      <w:r>
        <w:rPr/>
        <w:t>Les MBCF colorés sont généralement réalisés avec des émulsions à base de liant synthétique clair et des granulats colorés.</w:t>
      </w:r>
    </w:p>
    <w:p>
      <w:pPr>
        <w:pStyle w:val="Normal"/>
        <w:tabs>
          <w:tab w:val="clear" w:pos="567"/>
          <w:tab w:val="left" w:pos="1260" w:leader="none"/>
        </w:tabs>
        <w:spacing w:lineRule="atLeast" w:line="300"/>
        <w:ind w:hanging="1080" w:start="1080" w:end="0"/>
        <w:rPr>
          <w:color w:val="000000"/>
        </w:rPr>
      </w:pPr>
      <w:r>
        <w:rPr>
          <w:color w:val="000000"/>
        </w:rPr>
      </w:r>
    </w:p>
    <w:p>
      <w:pPr>
        <w:pStyle w:val="Normal"/>
        <w:tabs>
          <w:tab w:val="clear" w:pos="567"/>
          <w:tab w:val="left" w:pos="1260" w:leader="none"/>
        </w:tabs>
        <w:spacing w:lineRule="atLeast" w:line="300"/>
        <w:ind w:hanging="1080" w:start="1080" w:end="0"/>
        <w:rPr>
          <w:color w:val="000000"/>
        </w:rPr>
      </w:pPr>
      <w:r>
        <w:rPr>
          <w:color w:val="000000"/>
        </w:rPr>
      </w:r>
    </w:p>
    <w:p>
      <w:pPr>
        <w:pStyle w:val="Heading1"/>
        <w:ind w:hanging="0" w:start="0"/>
        <w:rPr/>
      </w:pPr>
      <w:r>
        <w:rPr/>
        <w:t>G. 3.3.3.7. Texture de surface</w:t>
      </w:r>
    </w:p>
    <w:p>
      <w:pPr>
        <w:pStyle w:val="Normal"/>
        <w:tabs>
          <w:tab w:val="clear" w:pos="567"/>
          <w:tab w:val="left" w:pos="1260" w:leader="none"/>
        </w:tabs>
        <w:spacing w:lineRule="atLeast" w:line="300"/>
        <w:ind w:hanging="1080" w:start="1080" w:end="0"/>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si la texture est d’application et les valeurs imposées.</w:t>
      </w:r>
    </w:p>
    <w:p>
      <w:pPr>
        <w:pStyle w:val="Normal"/>
        <w:tabs>
          <w:tab w:val="clear" w:pos="567"/>
          <w:tab w:val="left" w:pos="1260" w:leader="none"/>
        </w:tabs>
        <w:spacing w:lineRule="atLeast" w:line="300"/>
        <w:ind w:hanging="1080" w:start="1080" w:end="0"/>
        <w:rPr>
          <w:color w:val="000000"/>
        </w:rPr>
      </w:pPr>
      <w:r>
        <w:rPr>
          <w:color w:val="000000"/>
        </w:rPr>
      </w:r>
    </w:p>
    <w:p>
      <w:pPr>
        <w:pStyle w:val="Normal"/>
        <w:tabs>
          <w:tab w:val="clear" w:pos="567"/>
          <w:tab w:val="left" w:pos="1260" w:leader="none"/>
        </w:tabs>
        <w:spacing w:lineRule="atLeast" w:line="300"/>
        <w:ind w:hanging="1080" w:start="1080" w:end="0"/>
        <w:rPr>
          <w:color w:val="000000"/>
        </w:rPr>
      </w:pPr>
      <w:r>
        <w:rPr>
          <w:color w:val="000000"/>
        </w:rPr>
      </w:r>
    </w:p>
    <w:p>
      <w:pPr>
        <w:pStyle w:val="Heading1"/>
        <w:ind w:hanging="0" w:start="0"/>
        <w:rPr/>
      </w:pPr>
      <w:r>
        <w:rPr/>
        <w:t>G. 3.4. Enduit scellE par un MBCF</w:t>
      </w:r>
    </w:p>
    <w:p>
      <w:pPr>
        <w:pStyle w:val="Normal"/>
        <w:tabs>
          <w:tab w:val="clear" w:pos="567"/>
          <w:tab w:val="left" w:pos="540" w:leader="none"/>
          <w:tab w:val="left" w:pos="720" w:leader="none"/>
        </w:tabs>
        <w:spacing w:lineRule="atLeast" w:line="300"/>
        <w:ind w:hanging="540" w:start="540" w:end="0"/>
        <w:jc w:val="both"/>
        <w:rPr>
          <w:b/>
          <w:color w:val="000000"/>
        </w:rPr>
      </w:pPr>
      <w:r>
        <w:rPr>
          <w:b/>
          <w:color w:val="000000"/>
        </w:rPr>
      </w:r>
    </w:p>
    <w:p>
      <w:pPr>
        <w:pStyle w:val="Normal"/>
        <w:tabs>
          <w:tab w:val="clear" w:pos="567"/>
          <w:tab w:val="left" w:pos="0" w:leader="none"/>
          <w:tab w:val="left" w:pos="720" w:leader="none"/>
        </w:tabs>
        <w:spacing w:lineRule="atLeast" w:line="300"/>
        <w:jc w:val="both"/>
        <w:rPr/>
      </w:pPr>
      <w:r>
        <w:rPr>
          <w:i/>
          <w:color w:val="000000"/>
        </w:rPr>
        <w:t>L’enduit scellé par un MBCF est une technique qui vise à cumuler les avantages de l’enduit et du MBCF et à éliminer leurs inconvénients.</w:t>
      </w:r>
    </w:p>
    <w:p>
      <w:pPr>
        <w:pStyle w:val="Normal"/>
        <w:tabs>
          <w:tab w:val="clear" w:pos="567"/>
          <w:tab w:val="left" w:pos="0" w:leader="none"/>
          <w:tab w:val="left" w:pos="720" w:leader="none"/>
        </w:tabs>
        <w:spacing w:lineRule="atLeast" w:line="300"/>
        <w:jc w:val="both"/>
        <w:rPr/>
      </w:pPr>
      <w:r>
        <w:rPr>
          <w:i/>
          <w:color w:val="000000"/>
        </w:rPr>
        <w:t>Sur support plan, on préfère, sauf cas particulier, l’utilisation d’un RUMG sur les routes du réseau I.</w:t>
      </w:r>
    </w:p>
    <w:p>
      <w:pPr>
        <w:pStyle w:val="Normal"/>
        <w:tabs>
          <w:tab w:val="clear" w:pos="567"/>
          <w:tab w:val="left" w:pos="0" w:leader="none"/>
          <w:tab w:val="left" w:pos="720" w:leader="none"/>
        </w:tabs>
        <w:spacing w:lineRule="atLeast" w:line="300"/>
        <w:jc w:val="both"/>
        <w:rPr/>
      </w:pPr>
      <w:r>
        <w:rPr>
          <w:i/>
          <w:color w:val="000000"/>
        </w:rPr>
        <w:t>Dans le cas particulier où il y a lieu de sceller un support relativement poreux, on prévoit l’usage d’un bitume polymère(s) neuf(s) pour l’enduit.</w:t>
      </w:r>
    </w:p>
    <w:p>
      <w:pPr>
        <w:pStyle w:val="Normal"/>
        <w:tabs>
          <w:tab w:val="clear" w:pos="567"/>
          <w:tab w:val="left" w:pos="0" w:leader="none"/>
          <w:tab w:val="left" w:pos="720" w:leader="none"/>
        </w:tabs>
        <w:spacing w:lineRule="atLeast" w:line="300"/>
        <w:jc w:val="both"/>
        <w:rPr>
          <w:i/>
          <w:color w:val="000000"/>
        </w:rPr>
      </w:pPr>
      <w:r>
        <w:rPr>
          <w:i/>
          <w:color w:val="000000"/>
        </w:rPr>
      </w:r>
    </w:p>
    <w:p>
      <w:pPr>
        <w:pStyle w:val="Normal"/>
        <w:tabs>
          <w:tab w:val="clear" w:pos="567"/>
          <w:tab w:val="left" w:pos="0" w:leader="none"/>
          <w:tab w:val="left" w:pos="720" w:leader="none"/>
        </w:tabs>
        <w:spacing w:lineRule="atLeast" w:line="300"/>
        <w:jc w:val="both"/>
        <w:rPr>
          <w:i/>
          <w:color w:val="000000"/>
        </w:rPr>
      </w:pPr>
      <w:r>
        <w:rPr>
          <w:i/>
          <w:color w:val="000000"/>
        </w:rPr>
      </w:r>
    </w:p>
    <w:p>
      <w:pPr>
        <w:pStyle w:val="Heading1"/>
        <w:keepNext w:val="true"/>
        <w:ind w:hanging="0" w:start="0"/>
        <w:rPr/>
      </w:pPr>
      <w:r>
        <w:rPr/>
        <w:t>G. 3.4.1. EnduitS superficielS</w:t>
      </w:r>
    </w:p>
    <w:p>
      <w:pPr>
        <w:pStyle w:val="Normal"/>
        <w:keepNext w:val="true"/>
        <w:tabs>
          <w:tab w:val="clear" w:pos="567"/>
          <w:tab w:val="left" w:pos="540" w:leader="none"/>
          <w:tab w:val="left" w:pos="1080" w:leader="none"/>
        </w:tabs>
        <w:spacing w:lineRule="atLeast" w:line="300"/>
        <w:ind w:hanging="540" w:start="540" w:end="0"/>
        <w:jc w:val="both"/>
        <w:rPr>
          <w:color w:val="000000"/>
        </w:rPr>
      </w:pPr>
      <w:r>
        <w:rPr>
          <w:color w:val="000000"/>
        </w:rPr>
      </w:r>
    </w:p>
    <w:p>
      <w:pPr>
        <w:pStyle w:val="Puces2"/>
        <w:keepNext w:val="true"/>
        <w:numPr>
          <w:ilvl w:val="0"/>
          <w:numId w:val="7"/>
        </w:numPr>
        <w:tabs>
          <w:tab w:val="clear" w:pos="284"/>
        </w:tabs>
        <w:rPr/>
      </w:pPr>
      <w:r>
        <w:rPr/>
        <w:t>Indiquer la (les) famille(s) d’enduits à mettre en œuvre.</w:t>
      </w:r>
    </w:p>
    <w:p>
      <w:pPr>
        <w:pStyle w:val="Puces2"/>
        <w:keepNext w:val="true"/>
        <w:numPr>
          <w:ilvl w:val="0"/>
          <w:numId w:val="7"/>
        </w:numPr>
        <w:tabs>
          <w:tab w:val="clear" w:pos="284"/>
        </w:tabs>
        <w:rPr/>
      </w:pPr>
      <w:r>
        <w:rPr/>
        <w:t>Indiquer le(s) type(s) et la (les) dénomination(s) des enduits à mettre en œuvre.</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BodyText"/>
        <w:rPr/>
      </w:pPr>
      <w:r>
        <w:rPr/>
        <w:t>La granularité de l’enduit est en principe 6,3/10 pour les routes du réseau I et certaines routes du réseau II et 4/6,3 pour les autres. Il faut toutefois noter que, sur le réseau I, il est de plus en plus fait usage d’un enduit 4/6,3 scellé par un MBCF 0/6,3 ou 0/10.</w:t>
      </w:r>
    </w:p>
    <w:p>
      <w:pPr>
        <w:pStyle w:val="Normal"/>
        <w:tabs>
          <w:tab w:val="clear" w:pos="567"/>
          <w:tab w:val="left" w:pos="0" w:leader="none"/>
        </w:tabs>
        <w:spacing w:lineRule="atLeast" w:line="300"/>
        <w:jc w:val="both"/>
        <w:rPr/>
      </w:pPr>
      <w:r>
        <w:rPr>
          <w:i/>
          <w:color w:val="000000"/>
        </w:rPr>
        <w:t xml:space="preserve">Le taux d’épandage des gravillons sera en principe plus faible que celui des enduits classiques, de façon à permettre la mise en place du MBCF. </w:t>
      </w:r>
    </w:p>
    <w:p>
      <w:pPr>
        <w:pStyle w:val="Normal"/>
        <w:tabs>
          <w:tab w:val="clear" w:pos="567"/>
          <w:tab w:val="left" w:pos="0" w:leader="none"/>
        </w:tabs>
        <w:spacing w:lineRule="atLeast" w:line="300"/>
        <w:jc w:val="both"/>
        <w:rPr/>
      </w:pPr>
      <w:r>
        <w:rPr>
          <w:i/>
          <w:color w:val="000000"/>
        </w:rPr>
        <w:t>En raison de la durée d’évacuation des fluxants, il n'est jamais fait usage d’un enduit au bitume fluxé sous un MBCF.</w:t>
      </w:r>
    </w:p>
    <w:p>
      <w:pPr>
        <w:pStyle w:val="BodyText"/>
        <w:tabs>
          <w:tab w:val="clear" w:pos="567"/>
          <w:tab w:val="left" w:pos="0" w:leader="none"/>
        </w:tabs>
        <w:spacing w:lineRule="atLeast" w:line="300"/>
        <w:rPr/>
      </w:pPr>
      <w:r>
        <w:rPr/>
        <w:t>Les essais a posteriori (rugosité, texture, ...) ne sont pas d’application sur l’enduit.</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r>
    </w:p>
    <w:p>
      <w:pPr>
        <w:pStyle w:val="Heading1"/>
        <w:ind w:hanging="0" w:start="0"/>
        <w:rPr/>
      </w:pPr>
      <w:r>
        <w:rPr/>
        <w:t>G. 3.4.2. MATERIAUX BITUMINEUX COULES A FROID (MBCF)</w:t>
      </w:r>
    </w:p>
    <w:p>
      <w:pPr>
        <w:pStyle w:val="Normal"/>
        <w:tabs>
          <w:tab w:val="clear" w:pos="567"/>
          <w:tab w:val="left" w:pos="540" w:leader="none"/>
          <w:tab w:val="left" w:pos="1080" w:leader="none"/>
        </w:tabs>
        <w:spacing w:lineRule="atLeast" w:line="300"/>
        <w:ind w:hanging="540" w:start="54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rPr/>
      </w:pPr>
      <w:r>
        <w:rPr>
          <w:color w:val="000000"/>
        </w:rPr>
        <w:t>Indiquer la (les) famille(s) et le(s) dénomination(s) des MBCF à mettre en œuvre.</w:t>
      </w:r>
    </w:p>
    <w:p>
      <w:pPr>
        <w:pStyle w:val="Normal"/>
        <w:tabs>
          <w:tab w:val="clear" w:pos="567"/>
          <w:tab w:val="left" w:pos="540" w:leader="none"/>
          <w:tab w:val="left" w:pos="1080" w:leader="none"/>
        </w:tabs>
        <w:spacing w:lineRule="atLeast" w:line="300"/>
        <w:ind w:hanging="540" w:start="540" w:end="0"/>
        <w:jc w:val="both"/>
        <w:rPr>
          <w:b/>
          <w:color w:val="000000"/>
        </w:rPr>
      </w:pPr>
      <w:r>
        <w:rPr>
          <w:b/>
          <w:color w:val="000000"/>
        </w:rPr>
      </w:r>
    </w:p>
    <w:p>
      <w:pPr>
        <w:pStyle w:val="Normal"/>
        <w:tabs>
          <w:tab w:val="clear" w:pos="567"/>
          <w:tab w:val="left" w:pos="0" w:leader="none"/>
        </w:tabs>
        <w:spacing w:lineRule="atLeast" w:line="300"/>
        <w:jc w:val="both"/>
        <w:rPr/>
      </w:pPr>
      <w:r>
        <w:rPr>
          <w:i/>
          <w:color w:val="000000"/>
        </w:rPr>
        <w:t>Les granularités utilisées pour les MBCF sont 0/4, 0/6,3 ou 0/10. Le taux d'épandage est à adapter en fonction du type d’enduit et du taux de liant de celui-ci.</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r>
    </w:p>
    <w:p>
      <w:pPr>
        <w:pStyle w:val="Heading1"/>
        <w:ind w:hanging="0" w:start="0"/>
        <w:rPr/>
      </w:pPr>
      <w:r>
        <w:rPr/>
        <w:t>G. 3.5. Enduit superficiel à haute performance (ESHP)</w:t>
      </w:r>
    </w:p>
    <w:p>
      <w:pPr>
        <w:pStyle w:val="Normal"/>
        <w:tabs>
          <w:tab w:val="clear" w:pos="567"/>
          <w:tab w:val="left" w:pos="540" w:leader="none"/>
          <w:tab w:val="left" w:pos="720" w:leader="none"/>
        </w:tabs>
        <w:spacing w:lineRule="atLeast" w:line="300"/>
        <w:ind w:hanging="540" w:start="540" w:end="0"/>
        <w:jc w:val="both"/>
        <w:rPr>
          <w:color w:val="000000"/>
        </w:rPr>
      </w:pPr>
      <w:r>
        <w:rPr>
          <w:color w:val="000000"/>
        </w:rPr>
      </w:r>
    </w:p>
    <w:p>
      <w:pPr>
        <w:pStyle w:val="Normal"/>
        <w:tabs>
          <w:tab w:val="clear" w:pos="567"/>
          <w:tab w:val="left" w:pos="0" w:leader="none"/>
          <w:tab w:val="left" w:pos="720" w:leader="none"/>
        </w:tabs>
        <w:spacing w:lineRule="atLeast" w:line="300"/>
        <w:jc w:val="both"/>
        <w:rPr/>
      </w:pPr>
      <w:r>
        <w:rPr>
          <w:i/>
          <w:color w:val="000000"/>
        </w:rPr>
        <w:t>Les enduits superficiels à haute performance (ESHP) présentent une rugosité particulièrement élevée, mais aussi un coût important.</w:t>
      </w:r>
    </w:p>
    <w:p>
      <w:pPr>
        <w:pStyle w:val="Normal"/>
        <w:tabs>
          <w:tab w:val="clear" w:pos="567"/>
          <w:tab w:val="left" w:pos="0" w:leader="none"/>
          <w:tab w:val="left" w:pos="720" w:leader="none"/>
        </w:tabs>
        <w:spacing w:lineRule="atLeast" w:line="300"/>
        <w:jc w:val="both"/>
        <w:rPr/>
      </w:pPr>
      <w:r>
        <w:rPr>
          <w:i/>
          <w:color w:val="000000"/>
        </w:rPr>
        <w:t>Ils sont donc à réserver aux zones qui demandent une forte adhérence, telles que passages protégés, sorties d’écoles, zones d’approche des carrefours, etc.</w:t>
      </w:r>
    </w:p>
    <w:p>
      <w:pPr>
        <w:pStyle w:val="Normal"/>
        <w:tabs>
          <w:tab w:val="clear" w:pos="567"/>
          <w:tab w:val="left" w:pos="0" w:leader="none"/>
          <w:tab w:val="left" w:pos="720" w:leader="none"/>
        </w:tabs>
        <w:spacing w:lineRule="atLeast" w:line="300"/>
        <w:jc w:val="both"/>
        <w:rPr/>
      </w:pPr>
      <w:r>
        <w:rPr>
          <w:i/>
          <w:color w:val="000000"/>
        </w:rPr>
        <w:t>Ils peuvent être appliqués sur tout type de revêtement bitumineux, moyennant un strict respect des conditions d’exécutions émises par le fabricant. Il faut cependant éviter de réaliser un ESHP sur un revêtement bitumineux fraîchement posé. Il est nécessaire de laisser d’abord passer la circulation sur le revêtement pendant quelques semaines afin d’éliminer le film de liant en surface.</w:t>
      </w:r>
    </w:p>
    <w:p>
      <w:pPr>
        <w:pStyle w:val="BodyText"/>
        <w:keepLines/>
        <w:tabs>
          <w:tab w:val="clear" w:pos="567"/>
          <w:tab w:val="left" w:pos="0" w:leader="none"/>
          <w:tab w:val="left" w:pos="720" w:leader="none"/>
        </w:tabs>
        <w:spacing w:lineRule="atLeast" w:line="300"/>
        <w:rPr/>
      </w:pPr>
      <w:r>
        <w:rPr/>
        <w:t>Par ailleurs, on a enregistré des cas de fissuration de l’ESHP se répercutant dans l’enrobé lui-même. L’origine de ce problème n’est pas connue avec certitude, mais semble liée à la différence de module et de coefficient thermique des deux matériaux, ainsi qu’à des surépaisseurs d’ESHP. Il y a donc lieu d’attirer l’attention de l’entrepreneur sur ce cas, de façon à éviter la mise en œuvre de produits incompatibles.</w:t>
      </w:r>
    </w:p>
    <w:p>
      <w:pPr>
        <w:pStyle w:val="Normal"/>
        <w:tabs>
          <w:tab w:val="clear" w:pos="567"/>
          <w:tab w:val="left" w:pos="0" w:leader="none"/>
          <w:tab w:val="left" w:pos="720" w:leader="none"/>
        </w:tabs>
        <w:spacing w:lineRule="atLeast" w:line="300"/>
        <w:jc w:val="both"/>
        <w:rPr/>
      </w:pPr>
      <w:r>
        <w:rPr>
          <w:i/>
          <w:color w:val="000000"/>
        </w:rPr>
        <w:t>La réalisation d’ESHP sur des revêtements en béton n’est pas recommandée. Si aucune autre solution n’est envisageable, il est procédé à un traitement superficiel de la surface du béton (décapage par sablage, grenaillage, etc.) afin d’éliminer la laitance superficielle du béton.</w:t>
      </w:r>
    </w:p>
    <w:p>
      <w:pPr>
        <w:pStyle w:val="Normal"/>
        <w:tabs>
          <w:tab w:val="clear" w:pos="567"/>
          <w:tab w:val="left" w:pos="0" w:leader="none"/>
          <w:tab w:val="left" w:pos="720" w:leader="none"/>
        </w:tabs>
        <w:spacing w:lineRule="atLeast" w:line="300"/>
        <w:jc w:val="both"/>
        <w:rPr>
          <w:i/>
          <w:color w:val="000000"/>
        </w:rPr>
      </w:pPr>
      <w:r>
        <w:rPr>
          <w:i/>
          <w:color w:val="000000"/>
        </w:rPr>
      </w:r>
    </w:p>
    <w:p>
      <w:pPr>
        <w:pStyle w:val="Normal"/>
        <w:tabs>
          <w:tab w:val="clear" w:pos="567"/>
          <w:tab w:val="left" w:pos="0" w:leader="none"/>
          <w:tab w:val="left" w:pos="720" w:leader="none"/>
        </w:tabs>
        <w:spacing w:lineRule="atLeast" w:line="300"/>
        <w:jc w:val="both"/>
        <w:rPr>
          <w:i/>
          <w:color w:val="000000"/>
        </w:rPr>
      </w:pPr>
      <w:r>
        <w:rPr>
          <w:i/>
          <w:color w:val="000000"/>
        </w:rPr>
      </w:r>
    </w:p>
    <w:p>
      <w:pPr>
        <w:pStyle w:val="Heading1"/>
        <w:keepNext w:val="true"/>
        <w:ind w:hanging="0" w:start="0"/>
        <w:rPr/>
      </w:pPr>
      <w:r>
        <w:rPr/>
        <w:t>G. 3.5.2.3.1. Réparations préalables</w:t>
      </w:r>
    </w:p>
    <w:p>
      <w:pPr>
        <w:pStyle w:val="Normal"/>
        <w:keepNext w:val="true"/>
        <w:tabs>
          <w:tab w:val="clear" w:pos="567"/>
          <w:tab w:val="left" w:pos="0" w:leader="none"/>
          <w:tab w:val="left" w:pos="720" w:leader="none"/>
        </w:tabs>
        <w:spacing w:lineRule="atLeast" w:line="300"/>
        <w:jc w:val="both"/>
        <w:rPr>
          <w:color w:val="000000"/>
        </w:rPr>
      </w:pPr>
      <w:r>
        <w:rPr>
          <w:color w:val="000000"/>
        </w:rPr>
      </w:r>
    </w:p>
    <w:p>
      <w:pPr>
        <w:pStyle w:val="Normal"/>
        <w:keepNext w:val="true"/>
        <w:pBdr>
          <w:top w:val="single" w:sz="12" w:space="1" w:color="000000"/>
          <w:left w:val="single" w:sz="12" w:space="4" w:color="000000"/>
          <w:bottom w:val="single" w:sz="12" w:space="1" w:color="000000"/>
          <w:right w:val="single" w:sz="12" w:space="4" w:color="000000"/>
        </w:pBdr>
        <w:tabs>
          <w:tab w:val="clear" w:pos="567"/>
          <w:tab w:val="left" w:pos="1260" w:leader="none"/>
        </w:tabs>
        <w:spacing w:lineRule="atLeast" w:line="300"/>
        <w:rPr>
          <w:color w:val="000000"/>
        </w:rPr>
      </w:pPr>
      <w:r>
        <w:rPr>
          <w:color w:val="000000"/>
        </w:rPr>
        <w:t>Indiquer si des réparations préalables sont à effectuer:</w:t>
      </w:r>
    </w:p>
    <w:p>
      <w:pPr>
        <w:pStyle w:val="Puces2"/>
        <w:keepNext w:val="true"/>
        <w:numPr>
          <w:ilvl w:val="0"/>
          <w:numId w:val="7"/>
        </w:numPr>
        <w:tabs>
          <w:tab w:val="clear" w:pos="284"/>
        </w:tabs>
        <w:rPr/>
      </w:pPr>
      <w:r>
        <w:rPr/>
        <w:t>réparation des flaches et nids-de-poule</w:t>
      </w:r>
    </w:p>
    <w:p>
      <w:pPr>
        <w:pStyle w:val="Puces2"/>
        <w:keepNext w:val="true"/>
        <w:numPr>
          <w:ilvl w:val="0"/>
          <w:numId w:val="7"/>
        </w:numPr>
        <w:tabs>
          <w:tab w:val="clear" w:pos="284"/>
        </w:tabs>
        <w:rPr/>
      </w:pPr>
      <w:r>
        <w:rPr/>
        <w:t>traitement des zones déformées</w:t>
      </w:r>
    </w:p>
    <w:p>
      <w:pPr>
        <w:pStyle w:val="Puces2"/>
        <w:keepNext w:val="true"/>
        <w:numPr>
          <w:ilvl w:val="0"/>
          <w:numId w:val="7"/>
        </w:numPr>
        <w:tabs>
          <w:tab w:val="clear" w:pos="284"/>
        </w:tabs>
        <w:rPr/>
      </w:pPr>
      <w:r>
        <w:rPr/>
        <w:t>traitement des joints et fissures</w:t>
      </w:r>
    </w:p>
    <w:p>
      <w:pPr>
        <w:pStyle w:val="Puces2"/>
        <w:keepNext w:val="true"/>
        <w:numPr>
          <w:ilvl w:val="0"/>
          <w:numId w:val="7"/>
        </w:numPr>
        <w:tabs>
          <w:tab w:val="clear" w:pos="284"/>
        </w:tabs>
        <w:rPr/>
      </w:pPr>
      <w:r>
        <w:rPr/>
        <w:t>traitement des zones poreuses ou finement fissurées</w:t>
      </w:r>
    </w:p>
    <w:p>
      <w:pPr>
        <w:pStyle w:val="Puces2"/>
        <w:keepNext w:val="true"/>
        <w:numPr>
          <w:ilvl w:val="0"/>
          <w:numId w:val="7"/>
        </w:numPr>
        <w:tabs>
          <w:tab w:val="clear" w:pos="284"/>
        </w:tabs>
        <w:rPr/>
      </w:pPr>
      <w:r>
        <w:rPr/>
        <w:t>mise à niveau d’éléments localisés.</w:t>
      </w:r>
    </w:p>
    <w:p>
      <w:pPr>
        <w:pStyle w:val="Normal"/>
        <w:tabs>
          <w:tab w:val="clear" w:pos="567"/>
          <w:tab w:val="left" w:pos="0" w:leader="none"/>
          <w:tab w:val="left" w:pos="720" w:leader="none"/>
        </w:tabs>
        <w:spacing w:lineRule="atLeast" w:line="300"/>
        <w:jc w:val="both"/>
        <w:rPr>
          <w:b/>
          <w:color w:val="000000"/>
        </w:rPr>
      </w:pPr>
      <w:r>
        <w:rPr>
          <w:b/>
          <w:color w:val="000000"/>
        </w:rPr>
      </w:r>
    </w:p>
    <w:p>
      <w:pPr>
        <w:pStyle w:val="Normal"/>
        <w:tabs>
          <w:tab w:val="clear" w:pos="567"/>
          <w:tab w:val="left" w:pos="1260" w:leader="none"/>
        </w:tabs>
        <w:spacing w:lineRule="atLeast" w:line="300"/>
        <w:rPr>
          <w:i/>
          <w:color w:val="000000"/>
        </w:rPr>
      </w:pPr>
      <w:r>
        <w:rPr>
          <w:i/>
          <w:color w:val="000000"/>
        </w:rPr>
        <w:t>Ces travaux font l’objet de postes séparés du métré.</w:t>
      </w:r>
    </w:p>
    <w:p>
      <w:pPr>
        <w:pStyle w:val="Normal"/>
        <w:tabs>
          <w:tab w:val="clear" w:pos="567"/>
          <w:tab w:val="left" w:pos="1260" w:leader="none"/>
        </w:tabs>
        <w:spacing w:lineRule="atLeast" w:line="300"/>
        <w:rPr>
          <w:i/>
          <w:color w:val="000000"/>
        </w:rPr>
      </w:pPr>
      <w:r>
        <w:rPr>
          <w:i/>
          <w:color w:val="000000"/>
        </w:rPr>
      </w:r>
    </w:p>
    <w:p>
      <w:pPr>
        <w:pStyle w:val="Normal"/>
        <w:tabs>
          <w:tab w:val="clear" w:pos="567"/>
          <w:tab w:val="left" w:pos="1260" w:leader="none"/>
        </w:tabs>
        <w:spacing w:lineRule="atLeast" w:line="300"/>
        <w:rPr>
          <w:i/>
          <w:color w:val="000000"/>
        </w:rPr>
      </w:pPr>
      <w:r>
        <w:rPr>
          <w:i/>
          <w:color w:val="000000"/>
        </w:rPr>
      </w:r>
    </w:p>
    <w:p>
      <w:pPr>
        <w:pStyle w:val="Heading1"/>
        <w:ind w:hanging="0" w:start="0"/>
        <w:rPr/>
      </w:pPr>
      <w:r>
        <w:rPr/>
        <w:t>G. 3.5.2.3.2. Travaux préparatoires</w:t>
      </w:r>
    </w:p>
    <w:p>
      <w:pPr>
        <w:pStyle w:val="Normal"/>
        <w:tabs>
          <w:tab w:val="clear" w:pos="567"/>
          <w:tab w:val="left" w:pos="1260" w:leader="none"/>
        </w:tabs>
        <w:spacing w:lineRule="atLeast" w:line="300"/>
        <w:rPr>
          <w:color w:val="000000"/>
        </w:rPr>
      </w:pPr>
      <w:r>
        <w:rPr>
          <w:color w:val="000000"/>
        </w:rPr>
      </w:r>
    </w:p>
    <w:p>
      <w:pPr>
        <w:pStyle w:val="Normal"/>
        <w:tabs>
          <w:tab w:val="clear" w:pos="567"/>
          <w:tab w:val="left" w:pos="1260" w:leader="none"/>
        </w:tabs>
        <w:spacing w:lineRule="atLeast" w:line="300"/>
        <w:rPr>
          <w:i/>
          <w:color w:val="000000"/>
        </w:rPr>
      </w:pPr>
      <w:r>
        <w:rPr>
          <w:i/>
          <w:color w:val="000000"/>
        </w:rPr>
        <w:t>Les marquages doivent toujours être enlevés.</w:t>
      </w:r>
    </w:p>
    <w:p>
      <w:pPr>
        <w:pStyle w:val="BodyText"/>
        <w:tabs>
          <w:tab w:val="clear" w:pos="567"/>
          <w:tab w:val="left" w:pos="1260" w:leader="none"/>
        </w:tabs>
        <w:spacing w:lineRule="atLeast" w:line="300"/>
        <w:rPr/>
      </w:pPr>
      <w:r>
        <w:rPr/>
        <w:t>L’enlèvement des marquages routiers fait l’objet de postes séparés du métré (enlèvement et évacuation).</w:t>
      </w:r>
    </w:p>
    <w:p>
      <w:pPr>
        <w:pStyle w:val="Normal"/>
        <w:tabs>
          <w:tab w:val="clear" w:pos="567"/>
          <w:tab w:val="left" w:pos="1260" w:leader="none"/>
        </w:tabs>
        <w:spacing w:lineRule="atLeast" w:line="300"/>
        <w:rPr>
          <w:color w:val="000000"/>
        </w:rPr>
      </w:pPr>
      <w:r>
        <w:rPr>
          <w:color w:val="000000"/>
        </w:rPr>
      </w:r>
    </w:p>
    <w:p>
      <w:pPr>
        <w:pStyle w:val="Normal"/>
        <w:tabs>
          <w:tab w:val="clear" w:pos="567"/>
          <w:tab w:val="left" w:pos="1260" w:leader="none"/>
        </w:tabs>
        <w:spacing w:lineRule="atLeast" w:line="300"/>
        <w:rPr>
          <w:color w:val="000000"/>
        </w:rPr>
      </w:pPr>
      <w:r>
        <w:rPr>
          <w:color w:val="000000"/>
        </w:rPr>
      </w:r>
    </w:p>
    <w:p>
      <w:pPr>
        <w:pStyle w:val="Heading1"/>
        <w:ind w:hanging="0" w:start="0"/>
        <w:rPr/>
      </w:pPr>
      <w:r>
        <w:rPr/>
        <w:t>G. 3.5.2.3.3. Mise en oeuvre</w:t>
      </w:r>
    </w:p>
    <w:p>
      <w:pPr>
        <w:pStyle w:val="Normal"/>
        <w:tabs>
          <w:tab w:val="clear" w:pos="567"/>
          <w:tab w:val="left" w:pos="180" w:leader="none"/>
        </w:tabs>
        <w:spacing w:lineRule="atLeast" w:line="300"/>
        <w:rPr>
          <w:color w:val="000000"/>
        </w:rPr>
      </w:pPr>
      <w:r>
        <w:rPr>
          <w:color w:val="000000"/>
        </w:rPr>
      </w:r>
    </w:p>
    <w:p>
      <w:pPr>
        <w:pStyle w:val="Normal"/>
        <w:tabs>
          <w:tab w:val="clear" w:pos="567"/>
          <w:tab w:val="left" w:pos="0" w:leader="none"/>
        </w:tabs>
        <w:spacing w:lineRule="atLeast" w:line="300"/>
        <w:jc w:val="both"/>
        <w:rPr/>
      </w:pPr>
      <w:r>
        <w:rPr>
          <w:i/>
          <w:color w:val="000000"/>
        </w:rPr>
        <w:t>La mise en œuvre des ESHP nécessite des conditions atmosphériques appropriées pour obtenir une bonne adhérence au support et une polymérisation correcte du liant.</w:t>
      </w:r>
    </w:p>
    <w:p>
      <w:pPr>
        <w:pStyle w:val="Normal"/>
        <w:tabs>
          <w:tab w:val="clear" w:pos="567"/>
          <w:tab w:val="left" w:pos="180" w:leader="none"/>
        </w:tabs>
        <w:spacing w:lineRule="atLeast" w:line="300"/>
        <w:ind w:hanging="180" w:start="180" w:end="0"/>
        <w:jc w:val="both"/>
        <w:rPr/>
      </w:pPr>
      <w:r>
        <w:rPr>
          <w:i/>
          <w:color w:val="000000"/>
        </w:rPr>
        <w:t>Il y a lieu d’observer rigoureusement les prescriptions du fabricant dans ce domaine.</w:t>
      </w:r>
    </w:p>
    <w:p>
      <w:pPr>
        <w:pStyle w:val="Normal"/>
        <w:tabs>
          <w:tab w:val="clear" w:pos="567"/>
          <w:tab w:val="left" w:pos="1260" w:leader="none"/>
        </w:tabs>
        <w:spacing w:lineRule="atLeast" w:line="300"/>
        <w:ind w:hanging="1080" w:start="1080" w:end="0"/>
        <w:jc w:val="both"/>
        <w:rPr>
          <w:i/>
          <w:color w:val="000000"/>
        </w:rPr>
      </w:pPr>
      <w:r>
        <w:rPr>
          <w:i/>
          <w:color w:val="000000"/>
        </w:rPr>
      </w:r>
    </w:p>
    <w:p>
      <w:pPr>
        <w:pStyle w:val="Normal"/>
        <w:tabs>
          <w:tab w:val="clear" w:pos="567"/>
          <w:tab w:val="left" w:pos="1260" w:leader="none"/>
        </w:tabs>
        <w:spacing w:lineRule="atLeast" w:line="300"/>
        <w:ind w:hanging="1080" w:start="1080" w:end="0"/>
        <w:jc w:val="both"/>
        <w:rPr>
          <w:color w:val="000000"/>
        </w:rPr>
      </w:pPr>
      <w:r>
        <w:rPr>
          <w:color w:val="000000"/>
        </w:rPr>
      </w:r>
    </w:p>
    <w:p>
      <w:pPr>
        <w:pStyle w:val="Heading1"/>
        <w:ind w:hanging="0" w:start="0"/>
        <w:rPr/>
      </w:pPr>
      <w:r>
        <w:rPr/>
        <w:t>G. 3.5.3.5. Couleur de l’ESHP</w:t>
      </w:r>
    </w:p>
    <w:p>
      <w:pPr>
        <w:pStyle w:val="Normal"/>
        <w:tabs>
          <w:tab w:val="clear" w:pos="567"/>
          <w:tab w:val="left" w:pos="1260" w:leader="none"/>
        </w:tabs>
        <w:spacing w:lineRule="atLeast" w:line="300"/>
        <w:ind w:hanging="1080" w:start="108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0" w:leader="none"/>
        </w:tabs>
        <w:spacing w:lineRule="atLeast" w:line="300"/>
        <w:jc w:val="both"/>
        <w:rPr/>
      </w:pPr>
      <w:r>
        <w:rPr>
          <w:color w:val="000000"/>
        </w:rPr>
        <w:t>Indiquer la teinte des ESHP colorés et, le cas échéant, les prescriptions de chromaticité et de luminosité.</w:t>
      </w:r>
    </w:p>
    <w:p>
      <w:pPr>
        <w:pStyle w:val="Normal"/>
        <w:tabs>
          <w:tab w:val="clear" w:pos="567"/>
          <w:tab w:val="left" w:pos="1260" w:leader="none"/>
        </w:tabs>
        <w:spacing w:lineRule="atLeast" w:line="300"/>
        <w:ind w:hanging="1080" w:start="1080" w:end="0"/>
        <w:rPr>
          <w:color w:val="000000"/>
        </w:rPr>
      </w:pPr>
      <w:r>
        <w:rPr>
          <w:color w:val="000000"/>
        </w:rPr>
      </w:r>
    </w:p>
    <w:p>
      <w:pPr>
        <w:pStyle w:val="Normal"/>
        <w:tabs>
          <w:tab w:val="clear" w:pos="567"/>
          <w:tab w:val="left" w:pos="1260" w:leader="none"/>
        </w:tabs>
        <w:spacing w:lineRule="atLeast" w:line="300"/>
        <w:ind w:hanging="1080" w:start="1080" w:end="0"/>
        <w:rPr>
          <w:color w:val="000000"/>
        </w:rPr>
      </w:pPr>
      <w:r>
        <w:rPr>
          <w:color w:val="000000"/>
        </w:rPr>
      </w:r>
    </w:p>
    <w:p>
      <w:pPr>
        <w:pStyle w:val="Heading1"/>
        <w:ind w:hanging="0" w:start="0"/>
        <w:rPr/>
      </w:pPr>
      <w:r>
        <w:rPr/>
        <w:t>G. 3.5.3.6. Texture de surface</w:t>
      </w:r>
    </w:p>
    <w:p>
      <w:pPr>
        <w:pStyle w:val="Normal"/>
        <w:tabs>
          <w:tab w:val="clear" w:pos="567"/>
          <w:tab w:val="left" w:pos="1260" w:leader="none"/>
        </w:tabs>
        <w:spacing w:lineRule="atLeast" w:line="300"/>
        <w:ind w:hanging="1080" w:start="1080" w:end="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Préciser si la texture est d’application et les valeurs imposées.</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G. 3.6. Pavage superficiel à base de mortier hydraulique coulé (MHC)</w:t>
      </w:r>
    </w:p>
    <w:p>
      <w:pPr>
        <w:pStyle w:val="Normal"/>
        <w:tabs>
          <w:tab w:val="clear" w:pos="567"/>
          <w:tab w:val="left" w:pos="180" w:leader="none"/>
        </w:tabs>
        <w:spacing w:lineRule="atLeast" w:line="300"/>
        <w:ind w:hanging="180" w:start="180" w:end="0"/>
        <w:jc w:val="both"/>
        <w:rPr>
          <w:i/>
          <w:color w:val="000000"/>
        </w:rPr>
      </w:pPr>
      <w:r>
        <w:rPr>
          <w:i/>
          <w:color w:val="000000"/>
        </w:rPr>
      </w:r>
    </w:p>
    <w:p>
      <w:pPr>
        <w:pStyle w:val="Normal"/>
        <w:tabs>
          <w:tab w:val="clear" w:pos="567"/>
          <w:tab w:val="left" w:pos="0" w:leader="none"/>
        </w:tabs>
        <w:spacing w:lineRule="atLeast" w:line="300"/>
        <w:jc w:val="both"/>
        <w:rPr/>
      </w:pPr>
      <w:r>
        <w:rPr>
          <w:i/>
          <w:color w:val="000000"/>
        </w:rPr>
        <w:t>Les mortiers hydrauliques coulés sont des mortiers pâte bi-composant à base de liant hydrauliques, de charges minérales, de fibres synthétiques en polypropylène et d’additifs liquides.</w:t>
      </w:r>
    </w:p>
    <w:p>
      <w:pPr>
        <w:pStyle w:val="Normal"/>
        <w:tabs>
          <w:tab w:val="clear" w:pos="567"/>
          <w:tab w:val="left" w:pos="0" w:leader="none"/>
        </w:tabs>
        <w:spacing w:lineRule="atLeast" w:line="300"/>
        <w:jc w:val="both"/>
        <w:rPr/>
      </w:pPr>
      <w:r>
        <w:rPr>
          <w:i/>
          <w:color w:val="000000"/>
        </w:rPr>
        <w:t>Ils s’appliquent directement sur une surface en enrobés exempte de toute dégradation. Coulée sur une trame adaptée à la forme désirée, la pâte permet, après coloration éventuelle et traitement de surface, de créer tout type de revêtement de voirie (pavage, dallage ou bordure imitant la pierre naturelle) ou de marquage (passages piétons, flèches, logos, …).</w:t>
      </w:r>
    </w:p>
    <w:p>
      <w:pPr>
        <w:pStyle w:val="BodyText"/>
        <w:tabs>
          <w:tab w:val="clear" w:pos="567"/>
          <w:tab w:val="left" w:pos="0" w:leader="none"/>
        </w:tabs>
        <w:spacing w:lineRule="atLeast" w:line="300"/>
        <w:rPr/>
      </w:pPr>
      <w:r>
        <w:rPr/>
        <w:t>Ce système permet notamment de réaliser des surfaces imitant parfaitement l’aspect de revêtements en pavés naturels tout en étant moins coûteux, d’exécution plus rapide, moins bruyant, et possédant une rugosité élevée.</w:t>
      </w:r>
    </w:p>
    <w:p>
      <w:pPr>
        <w:pStyle w:val="Normal"/>
        <w:tabs>
          <w:tab w:val="clear" w:pos="567"/>
          <w:tab w:val="left" w:pos="0"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que les mortiers hydrauliques coulés (MHC) sont couverts par des brevets, et que les dispositions de l’article 14 § 1, 1er alinéa des marchés publics sont d’application.</w:t>
      </w:r>
    </w:p>
    <w:p>
      <w:pPr>
        <w:pStyle w:val="Normal"/>
        <w:tabs>
          <w:tab w:val="clear" w:pos="567"/>
          <w:tab w:val="left" w:pos="0" w:leader="none"/>
        </w:tabs>
        <w:spacing w:lineRule="atLeast" w:line="300"/>
        <w:jc w:val="both"/>
        <w:rPr>
          <w:i/>
          <w:color w:val="000000"/>
        </w:rPr>
      </w:pPr>
      <w:r>
        <w:rPr>
          <w:i/>
          <w:color w:val="000000"/>
        </w:rPr>
      </w:r>
    </w:p>
    <w:p>
      <w:pPr>
        <w:pStyle w:val="Heading1"/>
        <w:ind w:hanging="0" w:start="0"/>
        <w:rPr/>
      </w:pPr>
      <w:r>
        <w:rPr/>
        <w:t>G. 3.6.2.3.1. Réparations préalables</w:t>
      </w:r>
    </w:p>
    <w:p>
      <w:pPr>
        <w:pStyle w:val="Normal"/>
        <w:tabs>
          <w:tab w:val="clear" w:pos="567"/>
          <w:tab w:val="left" w:pos="0" w:leader="none"/>
        </w:tabs>
        <w:spacing w:lineRule="atLeast" w:line="300"/>
        <w:jc w:val="both"/>
        <w:rPr>
          <w:i/>
          <w:color w:val="000000"/>
        </w:rPr>
      </w:pPr>
      <w:r>
        <w:rPr>
          <w:i/>
          <w:color w:val="000000"/>
        </w:rPr>
      </w:r>
    </w:p>
    <w:p>
      <w:pPr>
        <w:pStyle w:val="Normal"/>
        <w:keepNext w:val="true"/>
        <w:pBdr>
          <w:top w:val="single" w:sz="12" w:space="1" w:color="000000"/>
          <w:left w:val="single" w:sz="4" w:space="1" w:color="000000"/>
          <w:bottom w:val="single" w:sz="12" w:space="1" w:color="000000"/>
          <w:right w:val="single" w:sz="12" w:space="4" w:color="000000"/>
        </w:pBdr>
        <w:tabs>
          <w:tab w:val="clear" w:pos="567"/>
          <w:tab w:val="left" w:pos="1260" w:leader="none"/>
        </w:tabs>
        <w:spacing w:lineRule="atLeast" w:line="300"/>
        <w:rPr>
          <w:color w:val="000000"/>
        </w:rPr>
      </w:pPr>
      <w:r>
        <w:rPr>
          <w:color w:val="000000"/>
        </w:rPr>
        <w:t>Indiquer si des réparations préalables sont à effectuer :</w:t>
      </w:r>
    </w:p>
    <w:p>
      <w:pPr>
        <w:pStyle w:val="Puces2"/>
        <w:keepNext w:val="true"/>
        <w:numPr>
          <w:ilvl w:val="0"/>
          <w:numId w:val="8"/>
        </w:numPr>
        <w:pBdr>
          <w:top w:val="single" w:sz="12" w:space="1" w:color="000000"/>
          <w:left w:val="single" w:sz="4" w:space="1" w:color="000000"/>
          <w:bottom w:val="single" w:sz="12" w:space="1" w:color="000000"/>
          <w:right w:val="single" w:sz="12" w:space="4" w:color="000000"/>
        </w:pBdr>
        <w:tabs>
          <w:tab w:val="clear" w:pos="284"/>
        </w:tabs>
        <w:rPr/>
      </w:pPr>
      <w:r>
        <w:rPr/>
        <w:t>réparation des flaches et nids-de-poule;</w:t>
      </w:r>
    </w:p>
    <w:p>
      <w:pPr>
        <w:pStyle w:val="Puces2"/>
        <w:keepNext w:val="true"/>
        <w:numPr>
          <w:ilvl w:val="0"/>
          <w:numId w:val="8"/>
        </w:numPr>
        <w:pBdr>
          <w:top w:val="single" w:sz="12" w:space="1" w:color="000000"/>
          <w:left w:val="single" w:sz="4" w:space="1" w:color="000000"/>
          <w:bottom w:val="single" w:sz="12" w:space="1" w:color="000000"/>
          <w:right w:val="single" w:sz="12" w:space="4" w:color="000000"/>
        </w:pBdr>
        <w:tabs>
          <w:tab w:val="clear" w:pos="284"/>
        </w:tabs>
        <w:rPr/>
      </w:pPr>
      <w:r>
        <w:rPr/>
        <w:t>traitement des zones déformées;</w:t>
      </w:r>
    </w:p>
    <w:p>
      <w:pPr>
        <w:pStyle w:val="Puces2"/>
        <w:keepNext w:val="true"/>
        <w:numPr>
          <w:ilvl w:val="0"/>
          <w:numId w:val="8"/>
        </w:numPr>
        <w:pBdr>
          <w:top w:val="single" w:sz="12" w:space="1" w:color="000000"/>
          <w:left w:val="single" w:sz="4" w:space="1" w:color="000000"/>
          <w:bottom w:val="single" w:sz="12" w:space="1" w:color="000000"/>
          <w:right w:val="single" w:sz="12" w:space="4" w:color="000000"/>
        </w:pBdr>
        <w:tabs>
          <w:tab w:val="clear" w:pos="284"/>
        </w:tabs>
        <w:rPr/>
      </w:pPr>
      <w:r>
        <w:rPr/>
        <w:t>traitement des joints et fissures;</w:t>
      </w:r>
    </w:p>
    <w:p>
      <w:pPr>
        <w:pStyle w:val="Puces2"/>
        <w:keepNext w:val="true"/>
        <w:numPr>
          <w:ilvl w:val="0"/>
          <w:numId w:val="8"/>
        </w:numPr>
        <w:pBdr>
          <w:top w:val="single" w:sz="12" w:space="1" w:color="000000"/>
          <w:left w:val="single" w:sz="4" w:space="1" w:color="000000"/>
          <w:bottom w:val="single" w:sz="12" w:space="1" w:color="000000"/>
          <w:right w:val="single" w:sz="12" w:space="4" w:color="000000"/>
        </w:pBdr>
        <w:tabs>
          <w:tab w:val="clear" w:pos="284"/>
        </w:tabs>
        <w:rPr/>
      </w:pPr>
      <w:r>
        <w:rPr/>
        <w:t>traitement de zones poreuses ou finement fissurées;</w:t>
      </w:r>
    </w:p>
    <w:p>
      <w:pPr>
        <w:pStyle w:val="Puces2"/>
        <w:keepNext w:val="true"/>
        <w:numPr>
          <w:ilvl w:val="0"/>
          <w:numId w:val="8"/>
        </w:numPr>
        <w:pBdr>
          <w:top w:val="single" w:sz="12" w:space="1" w:color="000000"/>
          <w:left w:val="single" w:sz="4" w:space="1" w:color="000000"/>
          <w:bottom w:val="single" w:sz="12" w:space="1" w:color="000000"/>
          <w:right w:val="single" w:sz="12" w:space="4" w:color="000000"/>
        </w:pBdr>
        <w:tabs>
          <w:tab w:val="clear" w:pos="284"/>
        </w:tabs>
        <w:rPr/>
      </w:pPr>
      <w:r>
        <w:rPr/>
        <w:t>mise à niveau d’éléments localisés.</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t>Ces travaux font l’objet de postes séparés du métré.</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r>
    </w:p>
    <w:p>
      <w:pPr>
        <w:pStyle w:val="Heading1"/>
        <w:ind w:hanging="0" w:start="0"/>
        <w:rPr/>
      </w:pPr>
      <w:r>
        <w:rPr/>
        <w:t>G. 3.6.2.3.2. Travaux préparatoires.</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t>L’enlèvement des marquages routiers fait l’objet de postes séparés du métré (enlèvement et évacuation).</w:t>
      </w:r>
    </w:p>
    <w:p>
      <w:pPr>
        <w:pStyle w:val="Normal"/>
        <w:tabs>
          <w:tab w:val="clear" w:pos="567"/>
          <w:tab w:val="left" w:pos="0" w:leader="none"/>
        </w:tabs>
        <w:spacing w:lineRule="atLeast" w:line="300"/>
        <w:jc w:val="both"/>
        <w:rPr/>
      </w:pPr>
      <w:r>
        <w:rPr>
          <w:i/>
          <w:color w:val="000000"/>
        </w:rPr>
        <w:t>Les marquages doivent toujours être enlevés.</w:t>
      </w:r>
    </w:p>
    <w:p>
      <w:pPr>
        <w:pStyle w:val="Normal"/>
        <w:tabs>
          <w:tab w:val="clear" w:pos="567"/>
          <w:tab w:val="left" w:pos="0" w:leader="none"/>
        </w:tabs>
        <w:spacing w:lineRule="atLeast" w:line="300"/>
        <w:jc w:val="both"/>
        <w:rPr>
          <w:i/>
          <w:color w:val="000000"/>
        </w:rPr>
      </w:pPr>
      <w:r>
        <w:rPr>
          <w:i/>
          <w:color w:val="000000"/>
        </w:rPr>
      </w:r>
    </w:p>
    <w:p>
      <w:pPr>
        <w:pStyle w:val="Normal"/>
        <w:tabs>
          <w:tab w:val="clear" w:pos="567"/>
          <w:tab w:val="left" w:pos="0" w:leader="none"/>
        </w:tabs>
        <w:spacing w:lineRule="atLeast" w:line="300"/>
        <w:jc w:val="both"/>
        <w:rPr>
          <w:i/>
          <w:color w:val="000000"/>
        </w:rPr>
      </w:pPr>
      <w:r>
        <w:rPr>
          <w:i/>
          <w:color w:val="000000"/>
        </w:rPr>
      </w:r>
    </w:p>
    <w:p>
      <w:pPr>
        <w:pStyle w:val="Heading1"/>
        <w:ind w:hanging="0" w:start="0"/>
        <w:rPr/>
      </w:pPr>
      <w:r>
        <w:rPr/>
        <w:t>G. 3.6.3.5. Couleur du MHC.</w:t>
      </w:r>
    </w:p>
    <w:p>
      <w:pPr>
        <w:pStyle w:val="Normal"/>
        <w:tabs>
          <w:tab w:val="clear" w:pos="567"/>
          <w:tab w:val="left" w:pos="0" w:leader="none"/>
        </w:tabs>
        <w:spacing w:lineRule="atLeast" w:line="300"/>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la teinte des MHC et, le cas échéant, les prescriptions de chromaticité et de luminosité.</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keepNext w:val="true"/>
        <w:ind w:hanging="0" w:start="0"/>
        <w:rPr/>
      </w:pPr>
      <w:r>
        <w:rPr/>
        <w:t>G. 4.2.1.1. Pavage en pierre naturelle – Matériaux</w:t>
      </w:r>
    </w:p>
    <w:p>
      <w:pPr>
        <w:pStyle w:val="Normal"/>
        <w:keepNext w:val="true"/>
        <w:tabs>
          <w:tab w:val="clear" w:pos="567"/>
          <w:tab w:val="left" w:pos="1276" w:leader="none"/>
        </w:tabs>
        <w:spacing w:lineRule="atLeast" w:line="300"/>
        <w:jc w:val="both"/>
        <w:rPr>
          <w:b/>
          <w:color w:val="000000"/>
        </w:rPr>
      </w:pPr>
      <w:r>
        <w:rPr>
          <w:b/>
          <w:color w:val="000000"/>
        </w:rPr>
      </w:r>
    </w:p>
    <w:p>
      <w:pPr>
        <w:pStyle w:val="Normal"/>
        <w:keepNext w:val="true"/>
        <w:pBdr>
          <w:top w:val="single" w:sz="12" w:space="1" w:color="000000"/>
          <w:left w:val="single" w:sz="12" w:space="4" w:color="000000"/>
          <w:bottom w:val="single" w:sz="12" w:space="1" w:color="000000"/>
          <w:right w:val="single" w:sz="12" w:space="4" w:color="000000"/>
        </w:pBdr>
        <w:spacing w:lineRule="atLeast" w:line="300"/>
        <w:jc w:val="both"/>
        <w:rPr/>
      </w:pPr>
      <w:r>
        <w:rPr>
          <w:color w:val="000000"/>
        </w:rPr>
        <w:t>Indiquer le type, la nature lithologique et l'origine géologique des pavés, ainsi que leurs formats et leurs dimensions. Il faut exiger pour la pierre des spécifications particulières en fonction des sollicitations futures qu’impliqueront les usages spécifiques. Pour l’utilisation en sols extérieurs, quatre paramètres jouent un rôle primordial:</w:t>
      </w:r>
    </w:p>
    <w:p>
      <w:pPr>
        <w:pStyle w:val="Puces2"/>
        <w:keepNext w:val="true"/>
        <w:numPr>
          <w:ilvl w:val="0"/>
          <w:numId w:val="7"/>
        </w:numPr>
        <w:rPr/>
      </w:pPr>
      <w:r>
        <w:rPr/>
        <w:t>la résistance à la compression (classes d'utilisation 0 à 6),</w:t>
      </w:r>
    </w:p>
    <w:p>
      <w:pPr>
        <w:pStyle w:val="Puces2"/>
        <w:keepNext w:val="true"/>
        <w:numPr>
          <w:ilvl w:val="0"/>
          <w:numId w:val="7"/>
        </w:numPr>
        <w:rPr/>
      </w:pPr>
      <w:r>
        <w:rPr/>
        <w:t>la résistance à l’usure,</w:t>
      </w:r>
    </w:p>
    <w:p>
      <w:pPr>
        <w:pStyle w:val="Puces2"/>
        <w:keepNext w:val="true"/>
        <w:numPr>
          <w:ilvl w:val="0"/>
          <w:numId w:val="7"/>
        </w:numPr>
        <w:rPr/>
      </w:pPr>
      <w:r>
        <w:rPr/>
        <w:t>la résistance au gel-dégel,</w:t>
      </w:r>
    </w:p>
    <w:p>
      <w:pPr>
        <w:pStyle w:val="Puces2"/>
        <w:keepNext w:val="true"/>
        <w:numPr>
          <w:ilvl w:val="0"/>
          <w:numId w:val="7"/>
        </w:numPr>
        <w:rPr/>
      </w:pPr>
      <w:r>
        <w:rPr/>
        <w:t>La sensibilité aux sels de déverglaçage.</w:t>
      </w:r>
    </w:p>
    <w:p>
      <w:pPr>
        <w:pStyle w:val="Normal"/>
        <w:rPr>
          <w:i/>
          <w:color w:val="000000"/>
        </w:rPr>
      </w:pPr>
      <w:r>
        <w:rPr>
          <w:i/>
          <w:color w:val="000000"/>
        </w:rPr>
      </w:r>
    </w:p>
    <w:p>
      <w:pPr>
        <w:pStyle w:val="Normal"/>
        <w:jc w:val="both"/>
        <w:rPr/>
      </w:pPr>
      <w:r>
        <w:rPr>
          <w:i/>
          <w:color w:val="000000"/>
        </w:rPr>
        <w:t>Les exigences pour les deux premiers paramètres sont modulées selon le type et l’intensité du trafic auquel le revêtement de sol sera soumis. Les deux autres paramètres sont exigés pour tous les usages en sols extérieurs.</w:t>
      </w:r>
    </w:p>
    <w:p>
      <w:pPr>
        <w:pStyle w:val="Normal"/>
        <w:jc w:val="both"/>
        <w:rPr>
          <w:i/>
          <w:color w:val="000000"/>
        </w:rPr>
      </w:pPr>
      <w:r>
        <w:rPr>
          <w:i/>
          <w:color w:val="000000"/>
        </w:rPr>
      </w:r>
    </w:p>
    <w:p>
      <w:pPr>
        <w:pStyle w:val="Normal"/>
        <w:jc w:val="both"/>
        <w:rPr/>
      </w:pPr>
      <w:r>
        <w:rPr>
          <w:i/>
          <w:color w:val="000000"/>
        </w:rPr>
        <w:t>Une attention particulière doit être apportée aux questions de glissance afin de garantir la sécurité des usagers. Outre les mesures effectuées selon la méthode du pendule de frottement, l’appréciation de la glissance doit prendre en compte la finition de surface et la durabilité de celle-ci (liée à la résistance à l’usure), ainsi que les dimensions de l’appareillage et le type de joints entre les éléments de pierre. C’est particulièrement le cas pour les marches d’escalier, où un traitement spécifique du nez (ciselé longitudinalement ou bouchardé) peut offrir une sécurité accrue.</w:t>
      </w:r>
    </w:p>
    <w:p>
      <w:pPr>
        <w:pStyle w:val="Normal"/>
        <w:jc w:val="both"/>
        <w:rPr>
          <w:i/>
          <w:color w:val="000000"/>
        </w:rPr>
      </w:pPr>
      <w:r>
        <w:rPr>
          <w:i/>
          <w:color w:val="000000"/>
        </w:rPr>
      </w:r>
    </w:p>
    <w:p>
      <w:pPr>
        <w:pStyle w:val="Normal"/>
        <w:jc w:val="both"/>
        <w:rPr/>
      </w:pPr>
      <w:r>
        <w:rPr>
          <w:i/>
          <w:color w:val="000000"/>
        </w:rPr>
        <w:t>Le problème des salissures est également à prendre en considération pour ces mises en œuvre extérieures, mais est plus délicat à quantifier. Plusieurs paramètres jouent à ce niveau, dont la porosité et la microfissuration, qui favorisent l’encrassement tenace, et la rugosité de surface, qui dépend de la nature et de la granularité de la roche et bien sûr de la finition.</w:t>
      </w:r>
    </w:p>
    <w:p>
      <w:pPr>
        <w:pStyle w:val="Normal"/>
        <w:jc w:val="both"/>
        <w:rPr>
          <w:i/>
          <w:color w:val="000000"/>
        </w:rPr>
      </w:pPr>
      <w:r>
        <w:rPr>
          <w:i/>
          <w:color w:val="000000"/>
        </w:rPr>
      </w:r>
    </w:p>
    <w:p>
      <w:pPr>
        <w:pStyle w:val="Normal"/>
        <w:jc w:val="both"/>
        <w:rPr/>
      </w:pPr>
      <w:r>
        <w:rPr>
          <w:i/>
          <w:color w:val="000000"/>
        </w:rPr>
        <w:t xml:space="preserve">Enfin, il faut être attentif à la nature pétrographique et à la composition minéralogique du matériau. La présence de certains minéraux, tels que des argiles ou des feldspaths altérés, peut entraîner une dégradation rapide de la roche, notamment par arrachement de fragments. De telles pierres doivent être évitées dans l’aménagement d'espaces publics extérieurs. </w:t>
      </w:r>
    </w:p>
    <w:p>
      <w:pPr>
        <w:pStyle w:val="Normal"/>
        <w:tabs>
          <w:tab w:val="clear" w:pos="567"/>
          <w:tab w:val="left" w:pos="1276" w:leader="none"/>
        </w:tabs>
        <w:spacing w:lineRule="atLeast" w:line="300"/>
        <w:jc w:val="both"/>
        <w:rPr>
          <w:b/>
          <w:i/>
          <w:color w:val="000000"/>
        </w:rPr>
      </w:pPr>
      <w:r>
        <w:rPr>
          <w:b/>
          <w:i/>
          <w:color w:val="000000"/>
        </w:rPr>
      </w:r>
    </w:p>
    <w:p>
      <w:pPr>
        <w:pStyle w:val="Normal"/>
        <w:tabs>
          <w:tab w:val="clear" w:pos="567"/>
          <w:tab w:val="left" w:pos="1276" w:leader="none"/>
        </w:tabs>
        <w:spacing w:lineRule="atLeast" w:line="300"/>
        <w:jc w:val="both"/>
        <w:rPr>
          <w:b/>
          <w:color w:val="000000"/>
        </w:rPr>
      </w:pPr>
      <w:r>
        <w:rPr>
          <w:b/>
          <w:color w:val="000000"/>
        </w:rPr>
      </w:r>
    </w:p>
    <w:p>
      <w:pPr>
        <w:pStyle w:val="Heading1"/>
        <w:ind w:hanging="0" w:start="0"/>
        <w:rPr/>
      </w:pPr>
      <w:r>
        <w:rPr/>
        <w:t xml:space="preserve">G. 4.2.1.2.1. Pavage en pierre naturelle </w:t>
      </w:r>
      <w:r>
        <w:rPr>
          <w:b w:val="false"/>
        </w:rPr>
        <w:t xml:space="preserve">– </w:t>
      </w:r>
      <w:r>
        <w:rPr/>
        <w:t>Exécution – Appareillage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1" w:color="000000"/>
          <w:bottom w:val="single" w:sz="12" w:space="1" w:color="000000"/>
          <w:right w:val="single" w:sz="12" w:space="1" w:color="000000"/>
        </w:pBdr>
        <w:tabs>
          <w:tab w:val="clear" w:pos="567"/>
          <w:tab w:val="left" w:pos="1276" w:leader="none"/>
        </w:tabs>
        <w:spacing w:lineRule="atLeast" w:line="300"/>
        <w:jc w:val="both"/>
        <w:rPr/>
      </w:pPr>
      <w:r>
        <w:rPr>
          <w:color w:val="000000"/>
        </w:rPr>
        <w:t>Indiquer le type d'appareillage ainsi que ses caractéristiques en fonction de la largeur de la voirie entre bordures.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 xml:space="preserve">G. 4.2.1.2.2. Pavage en pierre naturelle </w:t>
      </w:r>
      <w:r>
        <w:rPr>
          <w:b w:val="false"/>
        </w:rPr>
        <w:t>–</w:t>
      </w:r>
      <w:r>
        <w:rPr/>
        <w:t xml:space="preserve"> Travaux préparatoires</w:t>
      </w:r>
    </w:p>
    <w:p>
      <w:pPr>
        <w:pStyle w:val="Normal"/>
        <w:tabs>
          <w:tab w:val="clear" w:pos="567"/>
          <w:tab w:val="left" w:pos="1276" w:leader="none"/>
        </w:tabs>
        <w:spacing w:lineRule="atLeast" w:line="300"/>
        <w:jc w:val="both"/>
        <w:rPr>
          <w:color w:val="000000"/>
        </w:rPr>
      </w:pPr>
      <w:r>
        <w:rPr>
          <w:color w:val="000000"/>
        </w:rPr>
      </w:r>
    </w:p>
    <w:tbl>
      <w:tblPr>
        <w:tblW w:w="9514" w:type="dxa"/>
        <w:jc w:val="start"/>
        <w:tblInd w:w="0" w:type="dxa"/>
        <w:tblLayout w:type="fixed"/>
        <w:tblCellMar>
          <w:top w:w="0" w:type="dxa"/>
          <w:start w:w="108" w:type="dxa"/>
          <w:bottom w:w="0" w:type="dxa"/>
          <w:end w:w="108" w:type="dxa"/>
        </w:tblCellMar>
      </w:tblPr>
      <w:tblGrid>
        <w:gridCol w:w="9514"/>
      </w:tblGrid>
      <w:tr>
        <w:trPr/>
        <w:tc>
          <w:tcPr>
            <w:tcW w:w="9514" w:type="dxa"/>
            <w:tcBorders>
              <w:top w:val="single" w:sz="12" w:space="0" w:color="000000"/>
              <w:start w:val="single" w:sz="12" w:space="0" w:color="000000"/>
              <w:bottom w:val="single" w:sz="12" w:space="0" w:color="000000"/>
              <w:end w:val="single" w:sz="12" w:space="0" w:color="000000"/>
            </w:tcBorders>
          </w:tcPr>
          <w:p>
            <w:pPr>
              <w:pStyle w:val="Normal"/>
              <w:tabs>
                <w:tab w:val="clear" w:pos="567"/>
                <w:tab w:val="left" w:pos="1276" w:leader="none"/>
              </w:tabs>
              <w:spacing w:lineRule="atLeast" w:line="300"/>
              <w:jc w:val="both"/>
              <w:rPr/>
            </w:pPr>
            <w:r>
              <w:rPr>
                <w:color w:val="000000"/>
              </w:rPr>
              <w:t>Décrire le cas échéant le système de drainage prévu en cas de fondation peu perméable.</w:t>
            </w:r>
          </w:p>
        </w:tc>
      </w:tr>
    </w:tbl>
    <w:p>
      <w:pPr>
        <w:pStyle w:val="Normal"/>
        <w:jc w:val="both"/>
        <w:rPr>
          <w:rFonts w:ascii="Arial" w:hAnsi="Arial" w:cs="Arial"/>
          <w:color w:val="000000"/>
          <w:sz w:val="20"/>
        </w:rPr>
      </w:pPr>
      <w:r>
        <w:rPr>
          <w:rFonts w:cs="Arial" w:ascii="Arial" w:hAnsi="Arial"/>
          <w:color w:val="000000"/>
          <w:sz w:val="20"/>
        </w:rPr>
      </w:r>
    </w:p>
    <w:p>
      <w:pPr>
        <w:pStyle w:val="BodyText"/>
        <w:keepLines/>
        <w:rPr/>
      </w:pPr>
      <w:r>
        <w:rPr/>
        <w:t>Une attention toute particulière doit être portée sur les contrebutages linéaires (bordures, éléments armés, ...). Un bon contrebutage, un drainage efficace et une évacuation correcte des eaux de surface (pentes, avaloirs, ...) sont les garants d'une bonne tenue dans le temps des pavés. Ces travaux font l’objet de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Préciser le cas échéant le phasage du pavage.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4.2.1.2.3, 4, 5 et 6. Pavage en pierre naturelle – Couche de pose, pose et jointoiement</w:t>
      </w:r>
    </w:p>
    <w:p>
      <w:pPr>
        <w:pStyle w:val="Normal"/>
        <w:tabs>
          <w:tab w:val="clear" w:pos="567"/>
          <w:tab w:val="left" w:pos="1276" w:leader="none"/>
        </w:tabs>
        <w:spacing w:lineRule="atLeast" w:line="300"/>
        <w:jc w:val="both"/>
        <w:rPr>
          <w:color w:val="000000"/>
        </w:rPr>
      </w:pPr>
      <w:r>
        <w:rPr>
          <w:color w:val="000000"/>
        </w:rPr>
      </w:r>
    </w:p>
    <w:p>
      <w:pPr>
        <w:pStyle w:val="BodyText"/>
        <w:rPr/>
      </w:pPr>
      <w:r>
        <w:rPr/>
        <w:t>En cas de pose sur sable-ciment, il faut être attentif au délai séparant la fourniture du sable-ciment de la pose des pavés; ce délai doit être le plus court possible.</w:t>
      </w:r>
    </w:p>
    <w:p>
      <w:pPr>
        <w:pStyle w:val="BodyText"/>
        <w:rPr/>
      </w:pPr>
      <w:r>
        <w:rPr/>
      </w:r>
    </w:p>
    <w:p>
      <w:pPr>
        <w:pStyle w:val="Corpsdetexte3"/>
        <w:numPr>
          <w:ilvl w:val="0"/>
          <w:numId w:val="4"/>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Préciser la nature de la couche de pose et le jointoiement. A défaut, la couche de pose est constituée de sable.</w:t>
      </w:r>
    </w:p>
    <w:p>
      <w:pPr>
        <w:pStyle w:val="Corpsdetexte3"/>
        <w:numPr>
          <w:ilvl w:val="0"/>
          <w:numId w:val="4"/>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En cas de pose au mortier, préciser le dosage en ciment (entre 300 et 350 kg)</w:t>
      </w:r>
    </w:p>
    <w:p>
      <w:pPr>
        <w:pStyle w:val="Normal"/>
        <w:tabs>
          <w:tab w:val="clear" w:pos="567"/>
          <w:tab w:val="left" w:pos="1276" w:leader="none"/>
        </w:tabs>
        <w:spacing w:lineRule="atLeast" w:line="300"/>
        <w:jc w:val="both"/>
        <w:rPr>
          <w:i/>
          <w:color w:val="000000"/>
        </w:rPr>
      </w:pPr>
      <w:r>
        <w:rPr>
          <w:i/>
          <w:color w:val="000000"/>
        </w:rPr>
      </w:r>
    </w:p>
    <w:p>
      <w:pPr>
        <w:pStyle w:val="BodyText"/>
        <w:rPr/>
      </w:pPr>
      <w:r>
        <w:rPr/>
        <w:t xml:space="preserve">L'attention est attirée sur l'adéquation nécessaire entre la nature des matériaux utilisés pour la couche de pose et le jointoiement (voir </w:t>
      </w:r>
      <w:r>
        <w:rPr>
          <w:color w:val="0000FF"/>
        </w:rPr>
        <w:t>tableau G. 4.2.1.2.7</w:t>
      </w:r>
      <w:r>
        <w:rPr/>
        <w:t>).</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4.2.3. Pavage en pierre naturelle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4.3.1.1. Pavage en béton de ciment – Matériaux</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Lors de la réalisation de longs alignements, il peut être intéressant pour l’auteur de projet de diminuer les tolérances dimensionnelles des pavés. Dès lors, il peut être imposé une fabrication des pavés sur tranche.</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pPr>
      <w:r>
        <w:rPr/>
        <w:t>G. 4.3.1.2.1. Pavage en béton de ciment – Appareillage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709" w:leader="none"/>
        </w:tabs>
        <w:spacing w:lineRule="atLeast" w:line="300"/>
        <w:jc w:val="both"/>
        <w:rPr>
          <w:color w:val="000000"/>
        </w:rPr>
      </w:pPr>
      <w:r>
        <w:rPr>
          <w:color w:val="000000"/>
        </w:rPr>
        <w:t>Indiquer le type d'appareillage des pavés, s'il diffère de ceux prévus par défaut.</w:t>
      </w:r>
    </w:p>
    <w:p>
      <w:pPr>
        <w:pStyle w:val="Normal"/>
        <w:tabs>
          <w:tab w:val="clear" w:pos="567"/>
          <w:tab w:val="left" w:pos="709"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4.3.1.2.2. PAVAGE EN BETON DE CIMENT – TRAVAUX PREPARATOIRES</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Décrire le cas échéant le système de drainage prévu en cas de fondation peu perméable.</w:t>
      </w:r>
    </w:p>
    <w:p>
      <w:pPr>
        <w:pStyle w:val="Normal"/>
        <w:tabs>
          <w:tab w:val="clear" w:pos="567"/>
          <w:tab w:val="left" w:pos="1276" w:leader="none"/>
        </w:tabs>
        <w:spacing w:lineRule="atLeast" w:line="300"/>
        <w:jc w:val="both"/>
        <w:rPr>
          <w:i/>
          <w:color w:val="000000"/>
        </w:rPr>
      </w:pPr>
      <w:r>
        <w:rPr>
          <w:i/>
          <w:color w:val="000000"/>
        </w:rPr>
      </w:r>
    </w:p>
    <w:p>
      <w:pPr>
        <w:pStyle w:val="BodyText"/>
        <w:keepLines/>
        <w:rPr/>
      </w:pPr>
      <w:r>
        <w:rPr/>
        <w:t>Une attention toute particulière doit être portée sur les contrebutages linéaires (bordures, éléments armés, ...). Un bon contrebutage, un drainage efficace et une évacuation correcte des eaux de surface (pentes, avaloirs, ...) sont les garants d'une bonne tenue dans le temps des pavés. Ces travaux font l’objet de postes séparés du métré.</w:t>
      </w:r>
    </w:p>
    <w:p>
      <w:pPr>
        <w:pStyle w:val="Normal"/>
        <w:tabs>
          <w:tab w:val="clear" w:pos="567"/>
          <w:tab w:val="left" w:pos="1276" w:leader="none"/>
        </w:tabs>
        <w:spacing w:lineRule="atLeast" w:line="300"/>
        <w:jc w:val="both"/>
        <w:rPr>
          <w:i/>
          <w:color w:val="000000"/>
        </w:rPr>
      </w:pPr>
      <w:r>
        <w:rPr>
          <w:i/>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Préciser le cas échéant le phasage du pavage.</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4.3.1.2.5. PAVAGE EN BETON DE CIMENT - JOINTOIEMENT</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pPr>
      <w:r>
        <w:rPr>
          <w:i/>
          <w:color w:val="000000"/>
        </w:rPr>
        <w:t>En cas de pavage soumis au trafic lourd, il y a lieu d’effectuer un compactage final au moyen d’un rouleau à pneus.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.4.3.3. Pavage en béton de ciment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4.4.1.1. BRIQUES EN TERRE CUITE – MATERIAUX</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i w:val="false"/>
        </w:rPr>
      </w:pPr>
      <w:r>
        <w:rPr>
          <w:i w:val="false"/>
        </w:rPr>
        <w:t>Indiquer la classe de qualité des briques (à défaut, elles sont de classe de qualité 1).</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4.4.1.2.1. BRIQUES EN TERRE CUITE – APPAREILLAGE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Préciser l’appareillage des briques, à défaut, celles-ci sont posées en appareil en ligne à joints alternés perpendiculairement au sens de circulation.</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4.4.1.2.3. BRIQUES EN TERRE CUITE – COUCHE DE POSE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Préciser la nature et l’épaisseur de la couche de pose.</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4.4.1.2.4. BRIQUES EN TERRE CUITE – POSE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Préciser la pente transversale, par défaut, elle est de 2 %.</w:t>
      </w:r>
    </w:p>
    <w:p>
      <w:pPr>
        <w:pStyle w:val="Normal"/>
        <w:tabs>
          <w:tab w:val="clear" w:pos="567"/>
          <w:tab w:val="left" w:pos="1276" w:leader="none"/>
        </w:tabs>
        <w:spacing w:lineRule="atLeast" w:line="300"/>
        <w:jc w:val="both"/>
        <w:rPr>
          <w:i/>
          <w:color w:val="000000"/>
        </w:rPr>
      </w:pPr>
      <w:r>
        <w:rPr>
          <w:i/>
          <w:color w:val="000000"/>
        </w:rPr>
      </w:r>
    </w:p>
    <w:p>
      <w:pPr>
        <w:pStyle w:val="BodyText"/>
        <w:rPr/>
      </w:pPr>
      <w:r>
        <w:rPr/>
        <w:t>La pose sur chant des briques est recommandée.</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keepNext w:val="true"/>
        <w:ind w:hanging="0" w:start="0"/>
        <w:rPr/>
      </w:pPr>
      <w:r>
        <w:rPr/>
        <w:t>G. 4.4.3. Briques en terre cuite – Paiement</w:t>
      </w:r>
    </w:p>
    <w:p>
      <w:pPr>
        <w:pStyle w:val="Normal"/>
        <w:keepNext w:val="true"/>
        <w:tabs>
          <w:tab w:val="clear" w:pos="567"/>
          <w:tab w:val="left" w:pos="1276" w:leader="none"/>
        </w:tabs>
        <w:spacing w:lineRule="atLeast" w:line="300"/>
        <w:jc w:val="both"/>
        <w:rPr>
          <w:color w:val="000000"/>
        </w:rPr>
      </w:pPr>
      <w:r>
        <w:rPr>
          <w:color w:val="000000"/>
        </w:rPr>
      </w:r>
    </w:p>
    <w:p>
      <w:pPr>
        <w:pStyle w:val="BodyText"/>
        <w:keepNext w:val="true"/>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keepNext w:val="true"/>
        <w:ind w:hanging="0" w:start="0"/>
        <w:rPr/>
      </w:pPr>
      <w:r>
        <w:rPr/>
        <w:t>G. 4.5. REVETEMENTS DRAINANTS EN PAVES DE BETON</w:t>
      </w:r>
    </w:p>
    <w:p>
      <w:pPr>
        <w:pStyle w:val="Normal"/>
        <w:keepNext w:val="true"/>
        <w:jc w:val="both"/>
        <w:rPr>
          <w:rFonts w:ascii="Arial" w:hAnsi="Arial" w:cs="Arial"/>
          <w:i/>
          <w:color w:val="000000"/>
          <w:sz w:val="20"/>
        </w:rPr>
      </w:pPr>
      <w:r>
        <w:rPr>
          <w:rFonts w:cs="Arial" w:ascii="Arial" w:hAnsi="Arial"/>
          <w:i/>
          <w:color w:val="000000"/>
          <w:sz w:val="20"/>
        </w:rPr>
      </w:r>
    </w:p>
    <w:p>
      <w:pPr>
        <w:pStyle w:val="Normal"/>
        <w:keepNext w:val="true"/>
        <w:jc w:val="both"/>
        <w:rPr/>
      </w:pPr>
      <w:r>
        <w:rPr>
          <w:i/>
          <w:color w:val="000000"/>
        </w:rPr>
        <w:t>L’application des pavages drainants est limitée aux endroits où le passage des poids lourds est limité à 100 véhicules lourds par jour et par sens et la vitesse à 50 km/heure.</w:t>
      </w:r>
    </w:p>
    <w:p>
      <w:pPr>
        <w:pStyle w:val="Normal"/>
        <w:jc w:val="both"/>
        <w:rPr>
          <w:i/>
          <w:color w:val="000000"/>
        </w:rPr>
      </w:pPr>
      <w:r>
        <w:rPr>
          <w:i/>
          <w:color w:val="000000"/>
        </w:rPr>
      </w:r>
    </w:p>
    <w:p>
      <w:pPr>
        <w:pStyle w:val="Normal"/>
        <w:jc w:val="both"/>
        <w:rPr/>
      </w:pPr>
      <w:r>
        <w:rPr>
          <w:i/>
          <w:color w:val="000000"/>
        </w:rPr>
        <w:t>La pente transversale et longitudinale du pavage doit être limitée à 5 % afin de pouvoir garantir le bon fonctionnement du stockage et de l’infiltration.</w:t>
      </w:r>
    </w:p>
    <w:p>
      <w:pPr>
        <w:pStyle w:val="Normal"/>
        <w:jc w:val="both"/>
        <w:rPr>
          <w:rFonts w:ascii="Arial" w:hAnsi="Arial" w:cs="Arial"/>
          <w:i/>
          <w:color w:val="000000"/>
          <w:sz w:val="20"/>
        </w:rPr>
      </w:pPr>
      <w:r>
        <w:rPr>
          <w:rFonts w:cs="Arial" w:ascii="Arial" w:hAnsi="Arial"/>
          <w:i/>
          <w:color w:val="000000"/>
          <w:sz w:val="20"/>
        </w:rPr>
      </w:r>
    </w:p>
    <w:p>
      <w:pPr>
        <w:pStyle w:val="Normal"/>
        <w:jc w:val="both"/>
        <w:rPr/>
      </w:pPr>
      <w:r>
        <w:rPr>
          <w:i/>
          <w:color w:val="000000"/>
        </w:rPr>
        <w:t xml:space="preserve">L'annexe au bulletin CRR n° 77 "Revêtements drainants en pavés de béton" (dossier n°5) peut être utilement consultée pour tout ce qui concerne ce type de pavage. </w:t>
      </w:r>
    </w:p>
    <w:p>
      <w:pPr>
        <w:pStyle w:val="Normal"/>
        <w:jc w:val="both"/>
        <w:rPr>
          <w:i/>
          <w:color w:val="000000"/>
        </w:rPr>
      </w:pPr>
      <w:r>
        <w:rPr>
          <w:i/>
          <w:color w:val="000000"/>
        </w:rPr>
      </w:r>
    </w:p>
    <w:p>
      <w:pPr>
        <w:pStyle w:val="BodyText"/>
        <w:rPr/>
      </w:pPr>
      <w:r>
        <w:rPr/>
        <w:t>L'organigramme ci-dessous permet de déterminer le type de structure à réaliser en fonction des conditions locales.</w:t>
      </w:r>
    </w:p>
    <w:p>
      <w:pPr>
        <w:pStyle w:val="Normal"/>
        <w:jc w:val="both"/>
        <w:rPr>
          <w:i/>
          <w:color w:val="000000"/>
          <w:lang w:val="fr-FR" w:eastAsia="fr-FR"/>
        </w:rPr>
      </w:pPr>
      <w:r>
        <w:rPr>
          <w:i/>
          <w:color w:val="000000"/>
          <w:lang w:val="fr-FR" w:eastAsia="fr-FR"/>
        </w:rPr>
        <w:drawing>
          <wp:anchor distT="0" distB="0" distL="114935" distR="114935" simplePos="0" relativeHeight="2" behindDoc="0" locked="0" layoutInCell="0" allowOverlap="1">
            <wp:simplePos x="0" y="0"/>
            <wp:positionH relativeFrom="column">
              <wp:posOffset>-4445</wp:posOffset>
            </wp:positionH>
            <wp:positionV relativeFrom="paragraph">
              <wp:posOffset>239395</wp:posOffset>
            </wp:positionV>
            <wp:extent cx="5907405" cy="844804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l="-6" t="-4" r="-6" b="-4"/>
                    <a:stretch>
                      <a:fillRect/>
                    </a:stretch>
                  </pic:blipFill>
                  <pic:spPr bwMode="auto">
                    <a:xfrm>
                      <a:off x="0" y="0"/>
                      <a:ext cx="5907405" cy="8448040"/>
                    </a:xfrm>
                    <a:prstGeom prst="rect">
                      <a:avLst/>
                    </a:prstGeom>
                    <a:noFill/>
                  </pic:spPr>
                </pic:pic>
              </a:graphicData>
            </a:graphic>
          </wp:anchor>
        </w:drawing>
      </w:r>
    </w:p>
    <w:p>
      <w:pPr>
        <w:pStyle w:val="Normal"/>
        <w:tabs>
          <w:tab w:val="clear" w:pos="567"/>
          <w:tab w:val="left" w:pos="1276" w:leader="none"/>
        </w:tabs>
        <w:spacing w:lineRule="atLeast" w:line="300"/>
        <w:jc w:val="both"/>
        <w:rPr>
          <w:i/>
          <w:color w:val="000000"/>
        </w:rPr>
      </w:pPr>
      <w:r>
        <w:rPr>
          <w:i/>
          <w:color w:val="000000"/>
        </w:rPr>
      </w:r>
    </w:p>
    <w:tbl>
      <w:tblPr>
        <w:tblW w:w="9435" w:type="dxa"/>
        <w:jc w:val="start"/>
        <w:tblInd w:w="0" w:type="dxa"/>
        <w:tblLayout w:type="fixed"/>
        <w:tblCellMar>
          <w:top w:w="0" w:type="dxa"/>
          <w:start w:w="70" w:type="dxa"/>
          <w:bottom w:w="0" w:type="dxa"/>
          <w:end w:w="70" w:type="dxa"/>
        </w:tblCellMar>
      </w:tblPr>
      <w:tblGrid>
        <w:gridCol w:w="1887"/>
        <w:gridCol w:w="1887"/>
        <w:gridCol w:w="1887"/>
        <w:gridCol w:w="1887"/>
        <w:gridCol w:w="1887"/>
      </w:tblGrid>
      <w:tr>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Catégorie</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Piétons, cyclistes, motocyclistes</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pPr>
            <w:r>
              <w:rPr>
                <w:color w:val="000000"/>
              </w:rPr>
              <w:t>Véhicules légers (</w:t>
            </w:r>
            <w:r>
              <w:rPr>
                <w:rFonts w:eastAsia="Symbol" w:cs="Symbol" w:ascii="Symbol" w:hAnsi="Symbol"/>
                <w:color w:val="000000"/>
              </w:rPr>
              <w:sym w:font="Symbol" w:char="f0a3"/>
            </w:r>
            <w:r>
              <w:rPr>
                <w:color w:val="000000"/>
              </w:rPr>
              <w:t xml:space="preserve"> 3,5 T)</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Véhicules lourds (&gt; 3,5 T)</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Remarques</w:t>
            </w:r>
          </w:p>
        </w:tc>
      </w:tr>
      <w:tr>
        <w:trPr/>
        <w:tc>
          <w:tcPr>
            <w:tcW w:w="1887" w:type="dxa"/>
            <w:tcBorders>
              <w:top w:val="single" w:sz="4" w:space="0" w:color="000000"/>
              <w:start w:val="single" w:sz="4" w:space="0" w:color="000000"/>
              <w:bottom w:val="single" w:sz="4" w:space="0" w:color="000000"/>
              <w:end w:val="single" w:sz="4" w:space="0" w:color="000000"/>
            </w:tcBorders>
            <w:vAlign w:val="center"/>
          </w:tcPr>
          <w:p>
            <w:pPr>
              <w:pStyle w:val="Header"/>
              <w:keepNext w:val="true"/>
              <w:tabs>
                <w:tab w:val="clear" w:pos="567"/>
                <w:tab w:val="left" w:pos="1276" w:leader="none"/>
              </w:tabs>
              <w:spacing w:lineRule="atLeast" w:line="300" w:before="0" w:after="0"/>
              <w:rPr>
                <w:rFonts w:ascii="Times New Roman" w:hAnsi="Times New Roman" w:cs="Times New Roman"/>
              </w:rPr>
            </w:pPr>
            <w:r>
              <w:rPr>
                <w:rFonts w:cs="Times New Roman" w:ascii="Times New Roman" w:hAnsi="Times New Roman"/>
              </w:rPr>
              <w:t>I</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illimité</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pPr>
            <w:r>
              <w:rPr>
                <w:color w:val="000000"/>
              </w:rPr>
              <w:t>limité à 5.000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limité à 400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choisir une autre solution que le pavage drainant</w:t>
            </w:r>
          </w:p>
        </w:tc>
      </w:tr>
      <w:tr>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II</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illimité</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limité à 5.000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limité à 100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napToGrid w:val="false"/>
              <w:spacing w:lineRule="atLeast" w:line="300"/>
              <w:jc w:val="center"/>
              <w:rPr>
                <w:color w:val="000000"/>
              </w:rPr>
            </w:pPr>
            <w:r>
              <w:rPr>
                <w:color w:val="000000"/>
              </w:rPr>
            </w:r>
          </w:p>
        </w:tc>
      </w:tr>
      <w:tr>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III</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illimité</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limité à 5.000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limité à 20 par jour</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napToGrid w:val="false"/>
              <w:spacing w:lineRule="atLeast" w:line="300"/>
              <w:jc w:val="center"/>
              <w:rPr>
                <w:color w:val="000000"/>
              </w:rPr>
            </w:pPr>
            <w:r>
              <w:rPr>
                <w:color w:val="000000"/>
              </w:rPr>
            </w:r>
          </w:p>
        </w:tc>
      </w:tr>
      <w:tr>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IV</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illimité</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occasionnel</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pacing w:lineRule="atLeast" w:line="300"/>
              <w:jc w:val="center"/>
              <w:rPr>
                <w:color w:val="000000"/>
              </w:rPr>
            </w:pPr>
            <w:r>
              <w:rPr>
                <w:color w:val="000000"/>
              </w:rPr>
              <w:t>aucun</w:t>
            </w:r>
          </w:p>
        </w:tc>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keepNext w:val="true"/>
              <w:tabs>
                <w:tab w:val="clear" w:pos="567"/>
                <w:tab w:val="left" w:pos="1276" w:leader="none"/>
              </w:tabs>
              <w:snapToGrid w:val="false"/>
              <w:spacing w:lineRule="atLeast" w:line="300"/>
              <w:jc w:val="center"/>
              <w:rPr>
                <w:color w:val="000000"/>
              </w:rPr>
            </w:pPr>
            <w:r>
              <w:rPr>
                <w:color w:val="000000"/>
              </w:rPr>
            </w:r>
          </w:p>
        </w:tc>
      </w:tr>
    </w:tbl>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5.2.1.1. Dallage en pierres naturelles - matériaux</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Indiquer la nature lithologique et l’origine géologique des dalles, leurs formats et leurs dimensions.</w:t>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Préciser la finition de surface.</w:t>
      </w:r>
    </w:p>
    <w:p>
      <w:pPr>
        <w:pStyle w:val="Normal"/>
        <w:tabs>
          <w:tab w:val="clear" w:pos="567"/>
          <w:tab w:val="left" w:pos="1276" w:leader="none"/>
        </w:tabs>
        <w:spacing w:lineRule="atLeast" w:line="300"/>
        <w:jc w:val="both"/>
        <w:rPr>
          <w:i/>
          <w:color w:val="000000"/>
        </w:rPr>
      </w:pPr>
      <w:r>
        <w:rPr>
          <w:i/>
          <w:color w:val="000000"/>
        </w:rPr>
      </w:r>
    </w:p>
    <w:p>
      <w:pPr>
        <w:pStyle w:val="Normal"/>
        <w:rPr>
          <w:color w:val="000000"/>
        </w:rPr>
      </w:pPr>
      <w:r>
        <w:rPr>
          <w:color w:val="000000"/>
        </w:rPr>
        <w:t>Le tableau ci-après illustre les classes d’usage en fonction des dimensions.</w:t>
      </w:r>
    </w:p>
    <w:p>
      <w:pPr>
        <w:pStyle w:val="Normal"/>
        <w:rPr>
          <w:color w:val="000000"/>
        </w:rPr>
      </w:pPr>
      <w:r>
        <w:rPr>
          <w:color w:val="000000"/>
        </w:rPr>
      </w:r>
    </w:p>
    <w:tbl>
      <w:tblPr>
        <w:tblW w:w="9568" w:type="dxa"/>
        <w:jc w:val="start"/>
        <w:tblInd w:w="0" w:type="dxa"/>
        <w:tblLayout w:type="fixed"/>
        <w:tblCellMar>
          <w:top w:w="0" w:type="dxa"/>
          <w:start w:w="70" w:type="dxa"/>
          <w:bottom w:w="0" w:type="dxa"/>
          <w:end w:w="70" w:type="dxa"/>
        </w:tblCellMar>
      </w:tblPr>
      <w:tblGrid>
        <w:gridCol w:w="2480"/>
        <w:gridCol w:w="1910"/>
        <w:gridCol w:w="2768"/>
        <w:gridCol w:w="2410"/>
      </w:tblGrid>
      <w:tr>
        <w:trPr>
          <w:cantSplit w:val="true"/>
        </w:trPr>
        <w:tc>
          <w:tcPr>
            <w:tcW w:w="9568" w:type="dxa"/>
            <w:gridSpan w:val="4"/>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 xml:space="preserve">EXEMPLE DE CLASSE D’USAGE CALCULEE SELON LA NORME NBN EN 1341 </w:t>
              <w:br/>
              <w:t>(EN ADOPTANT UNE RESISTANCE A LA FLEXION DE 16,7 N/mm²)</w:t>
            </w:r>
          </w:p>
        </w:tc>
      </w:tr>
      <w:tr>
        <w:trPr>
          <w:cantSplit w:val="true"/>
        </w:trPr>
        <w:tc>
          <w:tcPr>
            <w:tcW w:w="2480" w:type="dxa"/>
            <w:vMerge w:val="restart"/>
            <w:tcBorders>
              <w:top w:val="single" w:sz="4" w:space="0" w:color="000000"/>
              <w:start w:val="single" w:sz="4" w:space="0" w:color="000000"/>
              <w:bottom w:val="single" w:sz="4" w:space="0" w:color="000000"/>
              <w:end w:val="single" w:sz="4" w:space="0" w:color="000000"/>
            </w:tcBorders>
            <w:vAlign w:val="center"/>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Dimension des dalles (cm)</w:t>
            </w:r>
          </w:p>
        </w:tc>
        <w:tc>
          <w:tcPr>
            <w:tcW w:w="7088" w:type="dxa"/>
            <w:gridSpan w:val="3"/>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Epaisseur</w:t>
            </w:r>
          </w:p>
        </w:tc>
      </w:tr>
      <w:tr>
        <w:trPr>
          <w:cantSplit w:val="true"/>
        </w:trPr>
        <w:tc>
          <w:tcPr>
            <w:tcW w:w="2480" w:type="dxa"/>
            <w:vMerge w:val="continue"/>
            <w:tcBorders>
              <w:top w:val="single" w:sz="4" w:space="0" w:color="000000"/>
              <w:start w:val="single" w:sz="4" w:space="0" w:color="000000"/>
              <w:bottom w:val="single" w:sz="4" w:space="0" w:color="000000"/>
              <w:end w:val="single" w:sz="4" w:space="0" w:color="000000"/>
            </w:tcBorders>
            <w:vAlign w:val="center"/>
          </w:tcPr>
          <w:p>
            <w:pPr>
              <w:pStyle w:val="Tableau"/>
              <w:numPr>
                <w:ilvl w:val="0"/>
                <w:numId w:val="0"/>
              </w:numPr>
              <w:snapToGrid w:val="false"/>
              <w:spacing w:before="60" w:after="60"/>
              <w:ind w:hanging="0" w:start="360"/>
              <w:rPr>
                <w:rFonts w:ascii="Times New Roman" w:hAnsi="Times New Roman" w:cs="Times New Roman"/>
              </w:rPr>
            </w:pPr>
            <w:r>
              <w:rPr>
                <w:rFonts w:cs="Times New Roman" w:ascii="Times New Roman" w:hAnsi="Times New Roman"/>
              </w:rPr>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3 cm</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5 cm</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8 cm</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15x15</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voir pavés</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20x20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25x25</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30x30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30x15</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1</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40x40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40x20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1</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50x50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50x25</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1</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60x60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60x40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2</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60x30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1</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80x40</w:t>
            </w:r>
          </w:p>
        </w:tc>
        <w:tc>
          <w:tcPr>
            <w:tcW w:w="19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1</w:t>
            </w:r>
          </w:p>
        </w:tc>
        <w:tc>
          <w:tcPr>
            <w:tcW w:w="2768"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3</w:t>
            </w:r>
          </w:p>
        </w:tc>
        <w:tc>
          <w:tcPr>
            <w:tcW w:w="2410" w:type="dxa"/>
            <w:tcBorders>
              <w:top w:val="single" w:sz="4" w:space="0" w:color="000000"/>
              <w:start w:val="single" w:sz="4" w:space="0" w:color="000000"/>
              <w:bottom w:val="single" w:sz="4" w:space="0" w:color="000000"/>
              <w:end w:val="single" w:sz="4" w:space="0" w:color="000000"/>
            </w:tcBorders>
          </w:tcPr>
          <w:p>
            <w:pPr>
              <w:pStyle w:val="Tableau"/>
              <w:numPr>
                <w:ilvl w:val="0"/>
                <w:numId w:val="8"/>
              </w:numPr>
              <w:spacing w:before="60" w:after="60"/>
              <w:ind w:hanging="0" w:start="0"/>
              <w:rPr>
                <w:rFonts w:ascii="Times New Roman" w:hAnsi="Times New Roman" w:cs="Times New Roman"/>
              </w:rPr>
            </w:pPr>
            <w:r>
              <w:rPr>
                <w:rFonts w:cs="Times New Roman" w:ascii="Times New Roman" w:hAnsi="Times New Roman"/>
              </w:rPr>
              <w:t>classe 4</w:t>
            </w:r>
          </w:p>
        </w:tc>
      </w:tr>
    </w:tbl>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keepNext w:val="true"/>
        <w:ind w:hanging="0" w:start="0"/>
        <w:rPr/>
      </w:pPr>
      <w:r>
        <w:rPr/>
        <w:t>G. 5.2.1.2.1. Dallage en pierres naturelles – Appareillage</w:t>
      </w:r>
    </w:p>
    <w:p>
      <w:pPr>
        <w:pStyle w:val="Normal"/>
        <w:keepNext w:val="true"/>
        <w:tabs>
          <w:tab w:val="clear" w:pos="567"/>
          <w:tab w:val="left" w:pos="1276" w:leader="none"/>
        </w:tabs>
        <w:spacing w:lineRule="atLeast" w:line="300"/>
        <w:jc w:val="both"/>
        <w:rPr>
          <w:color w:val="000000"/>
        </w:rPr>
      </w:pPr>
      <w:r>
        <w:rPr>
          <w:color w:val="000000"/>
        </w:rPr>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Indiquer le type d'appareillage des dalles s'il diffère de celui prévu par défaut.</w:t>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Indiquer le sens de pose.</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5.2.1.2.3. DALLAGE en pierres naturelles – COUCHE DE POSE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Indiquer la nature et l’épaisseur de la couche de pose.</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 xml:space="preserve">G. 5.2.1.2.5. Dallage en pierres naturelles – Jointoiement </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Préciser le type de jointoiement.</w:t>
      </w:r>
    </w:p>
    <w:p>
      <w:pPr>
        <w:pStyle w:val="Corpsdetexte3"/>
        <w:numPr>
          <w:ilvl w:val="0"/>
          <w:numId w:val="10"/>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Préciser si un hydrofuge est utilisé dans le mortier de jointoiement.</w:t>
      </w:r>
    </w:p>
    <w:p>
      <w:pPr>
        <w:pStyle w:val="BodyText"/>
        <w:rPr>
          <w:i w:val="false"/>
        </w:rPr>
      </w:pPr>
      <w:r>
        <w:rPr>
          <w:i w:val="false"/>
        </w:rPr>
      </w:r>
    </w:p>
    <w:p>
      <w:pPr>
        <w:pStyle w:val="BodyText"/>
        <w:rPr/>
      </w:pPr>
      <w:r>
        <w:rPr/>
        <w:t>Le type de jointoiement doit être compatible avec la nature de la couche de pose.</w:t>
      </w:r>
    </w:p>
    <w:p>
      <w:pPr>
        <w:pStyle w:val="Normal"/>
        <w:tabs>
          <w:tab w:val="clear" w:pos="567"/>
          <w:tab w:val="left" w:pos="1276" w:leader="none"/>
        </w:tabs>
        <w:spacing w:lineRule="atLeast" w:line="300"/>
        <w:jc w:val="both"/>
        <w:rPr>
          <w:i/>
          <w:color w:val="000000"/>
        </w:rPr>
      </w:pPr>
      <w:r>
        <w:rPr>
          <w:i/>
          <w:color w:val="000000"/>
        </w:rPr>
        <w:t>L'utilisation de silicone est proscrite pour les pierres calcaires.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5.2.3. Dallage en pierres naturelles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5.3.1.2.1. Dallage en carreaux de béton – Appareillage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tabs>
          <w:tab w:val="clear" w:pos="567"/>
          <w:tab w:val="left" w:pos="1276" w:leader="none"/>
        </w:tabs>
        <w:rPr/>
      </w:pPr>
      <w:r>
        <w:rPr>
          <w:i w:val="false"/>
        </w:rPr>
        <w:t>Indiquer le type d'appareillage des carreaux en béton s'il diffère de celui prévu par défaut.</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color w:val="000000"/>
        </w:rPr>
      </w:pPr>
      <w:r>
        <w:rPr>
          <w:color w:val="000000"/>
        </w:rPr>
      </w:r>
    </w:p>
    <w:p>
      <w:pPr>
        <w:pStyle w:val="Heading1"/>
        <w:ind w:hanging="0" w:start="0"/>
        <w:rPr/>
      </w:pPr>
      <w:r>
        <w:rPr/>
        <w:t>G. 5.3.1.2.3. DALLAGE EN CARREAUX DE BETON – COUCHE DE POSE</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3"/>
        </w:numPr>
        <w:pBdr>
          <w:top w:val="single" w:sz="12" w:space="1" w:color="000000"/>
          <w:left w:val="single" w:sz="12" w:space="4" w:color="000000"/>
          <w:bottom w:val="single" w:sz="12" w:space="1" w:color="000000"/>
          <w:right w:val="single" w:sz="12" w:space="4" w:color="000000"/>
        </w:pBdr>
        <w:rPr>
          <w:i w:val="false"/>
        </w:rPr>
      </w:pPr>
      <w:r>
        <w:rPr>
          <w:i w:val="false"/>
        </w:rPr>
        <w:t>Indiquer la nature et l’épaisseur de la couche de pose si elles diffèrent de celles prévues par défaut.</w:t>
      </w:r>
    </w:p>
    <w:p>
      <w:pPr>
        <w:pStyle w:val="Corpsdetexte3"/>
        <w:numPr>
          <w:ilvl w:val="0"/>
          <w:numId w:val="4"/>
        </w:numPr>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En cas de pose à plein bain de mortier, préciser le dosage en ciment (entre 300 et 350 kg).</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5.3.3. Dallage en carreaux de béton – Paiement</w:t>
      </w:r>
    </w:p>
    <w:p>
      <w:pPr>
        <w:pStyle w:val="Normal"/>
        <w:tabs>
          <w:tab w:val="clear" w:pos="567"/>
          <w:tab w:val="left" w:pos="1276" w:leader="none"/>
        </w:tabs>
        <w:spacing w:lineRule="atLeast" w:line="300"/>
        <w:jc w:val="both"/>
        <w:rPr>
          <w:color w:val="000000"/>
        </w:rPr>
      </w:pPr>
      <w:r>
        <w:rPr>
          <w:color w:val="000000"/>
        </w:rPr>
      </w:r>
    </w:p>
    <w:p>
      <w:pPr>
        <w:pStyle w:val="BodyText"/>
        <w:rPr/>
      </w:pPr>
      <w:r>
        <w:rPr/>
        <w:t>L'attention est attirée sur le fait que diverses opérations prescrites font appel à des postes séparés du métré.</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5.4.1.2. Dalles-GAZON en béton ET EN PEHD – EXECUTION</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Définir les prescriptions relatives à l'exécution des dalles-gazon en PEHD.</w:t>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le type de dalles (épaisseur minimale) et l'appareillage.</w:t>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Définir le type de remplissage des ouvertures des dalles-gazon.</w:t>
        <w:tab/>
        <w:br/>
        <w:t>En cas de remplissage en terre arable, définir l'ensemencement éventuel.</w:t>
        <w:tab/>
        <w:br/>
        <w:t>En cas de remplissage avec des gravillons, définir la couleur, s'ils doivent être colorés.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5.5.1.1. Dalles de repérage - Matériaux</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4"/>
        </w:numPr>
        <w:pBdr>
          <w:top w:val="single" w:sz="12" w:space="1" w:color="000000"/>
          <w:left w:val="single" w:sz="12" w:space="4" w:color="000000"/>
          <w:bottom w:val="single" w:sz="12" w:space="1" w:color="000000"/>
          <w:right w:val="single" w:sz="12" w:space="4" w:color="000000"/>
        </w:pBdr>
        <w:rPr>
          <w:i w:val="false"/>
        </w:rPr>
      </w:pPr>
      <w:r>
        <w:rPr>
          <w:i w:val="false"/>
        </w:rPr>
        <w:t>Définir la nature du matériau.</w:t>
      </w:r>
    </w:p>
    <w:p>
      <w:pPr>
        <w:pStyle w:val="Corpsdetexte3"/>
        <w:numPr>
          <w:ilvl w:val="0"/>
          <w:numId w:val="4"/>
        </w:numPr>
        <w:pBdr>
          <w:top w:val="single" w:sz="12" w:space="1" w:color="000000"/>
          <w:left w:val="single" w:sz="12" w:space="4" w:color="000000"/>
          <w:bottom w:val="single" w:sz="12" w:space="1" w:color="000000"/>
          <w:right w:val="single" w:sz="12" w:space="4" w:color="000000"/>
        </w:pBdr>
        <w:rPr>
          <w:i w:val="false"/>
        </w:rPr>
      </w:pPr>
      <w:r>
        <w:rPr>
          <w:i w:val="false"/>
        </w:rPr>
        <w:t xml:space="preserve">Indiquer la couleur des dalles de repérage si celle-ci diffère de la couleur prescrite par défaut au </w:t>
      </w:r>
      <w:r>
        <w:rPr>
          <w:i w:val="false"/>
          <w:color w:val="0000FF"/>
        </w:rPr>
        <w:t>C. 30.4</w:t>
      </w:r>
      <w:r>
        <w:rPr>
          <w:i w:val="false"/>
        </w:rPr>
        <w:t>.</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5.5.1.2. DALLES DE REPERAGE –EXECUTION</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Indiquer le type de dalles, l’appareillage, la couche de pose, la pose et le jointoiement.</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pPr>
      <w:r>
        <w:rPr>
          <w:i/>
          <w:color w:val="000000"/>
        </w:rPr>
        <w:t>L'aménagement correspond aux principes décrits dans le "guide des bonnes pratiques pour l'aménagement de cheminements piétons accessibles à tous" (Manuel du MET n° 10 – Octobre 2006).</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6.2.1. REVETEMENT EN GRANULATS – MATERIAUX</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i w:val="false"/>
        </w:rPr>
      </w:pPr>
      <w:r>
        <w:rPr>
          <w:i w:val="false"/>
        </w:rPr>
        <w:t>Préciser les matériaux utilisés.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6.2.2. REVETEMENT EN GRANULATS – EXECUTION</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Préciser l’épaisseur nominale des couches et le diamètre nominal maximum des granulats.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6.2.2.2. REVETEMENT EN GRANULATS – Couche de pose et pose</w:t>
      </w:r>
    </w:p>
    <w:p>
      <w:pPr>
        <w:pStyle w:val="Normal"/>
        <w:tabs>
          <w:tab w:val="clear" w:pos="567"/>
          <w:tab w:val="left" w:pos="1276" w:leader="none"/>
        </w:tabs>
        <w:spacing w:lineRule="atLeast" w:line="300"/>
        <w:jc w:val="both"/>
        <w:rPr>
          <w:color w:val="000000"/>
        </w:rPr>
      </w:pPr>
      <w:r>
        <w:rPr>
          <w:color w:val="000000"/>
        </w:rPr>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le dévers s’il est différent de la valeur par défaut.</w:t>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si le granulat est stabilisé.</w:t>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si la dolomie est stabilisée ainsi que la quantité de ciment blanc.</w:t>
      </w:r>
    </w:p>
    <w:p>
      <w:pPr>
        <w:pStyle w:val="Normal"/>
        <w:tabs>
          <w:tab w:val="clear" w:pos="567"/>
          <w:tab w:val="left" w:pos="1276" w:leader="none"/>
        </w:tabs>
        <w:spacing w:lineRule="atLeast" w:line="300"/>
        <w:jc w:val="both"/>
        <w:rPr>
          <w:i/>
          <w:color w:val="000000"/>
        </w:rPr>
      </w:pPr>
      <w:r>
        <w:rPr>
          <w:i/>
          <w:color w:val="000000"/>
        </w:rPr>
      </w:r>
    </w:p>
    <w:p>
      <w:pPr>
        <w:pStyle w:val="Heading1"/>
        <w:ind w:hanging="0" w:start="0"/>
        <w:rPr>
          <w:color w:val="000000"/>
        </w:rPr>
      </w:pPr>
      <w:r>
        <w:rPr>
          <w:color w:val="000000"/>
        </w:rPr>
      </w:r>
    </w:p>
    <w:p>
      <w:pPr>
        <w:pStyle w:val="Heading1"/>
        <w:ind w:hanging="0" w:start="0"/>
        <w:rPr/>
      </w:pPr>
      <w:r>
        <w:rPr/>
        <w:t>G. 7.1.2.3.1. Dispositifs de sécurité en béton préfabriqué – Etude et composition</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rPr/>
      </w:pPr>
      <w:r>
        <w:rPr>
          <w:i w:val="false"/>
        </w:rPr>
        <w:t>Indiquer les dimensions des pièces, leur profil, l’appareillage, la texture de surface des bétons coffrés (ou le choix et la teinte des pavés) et le goujonnage éventuel.</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keepNext w:val="true"/>
        <w:ind w:hanging="0" w:start="0"/>
        <w:rPr/>
      </w:pPr>
      <w:r>
        <w:rPr/>
        <w:t>G. 7.1.2.3.2. Dispositifs de sécurité en béton préfabriqué – SPECIFICATIONS DES ELEMENTS PREBFABRIQUES</w:t>
      </w:r>
    </w:p>
    <w:p>
      <w:pPr>
        <w:pStyle w:val="Normal"/>
        <w:keepNext w:val="true"/>
        <w:tabs>
          <w:tab w:val="clear" w:pos="567"/>
          <w:tab w:val="left" w:pos="1276" w:leader="none"/>
        </w:tabs>
        <w:spacing w:lineRule="atLeast" w:line="300"/>
        <w:jc w:val="both"/>
        <w:rPr>
          <w:color w:val="000000"/>
        </w:rPr>
      </w:pPr>
      <w:r>
        <w:rPr>
          <w:color w:val="000000"/>
        </w:rPr>
      </w:r>
    </w:p>
    <w:p>
      <w:pPr>
        <w:pStyle w:val="Corpsdetexte3"/>
        <w:keepNext w:val="true"/>
        <w:numPr>
          <w:ilvl w:val="0"/>
          <w:numId w:val="11"/>
        </w:numPr>
        <w:pBdr>
          <w:top w:val="single" w:sz="12" w:space="1" w:color="000000"/>
          <w:left w:val="single" w:sz="12" w:space="4" w:color="000000"/>
          <w:bottom w:val="single" w:sz="12" w:space="1" w:color="000000"/>
          <w:right w:val="single" w:sz="12" w:space="4" w:color="000000"/>
        </w:pBdr>
        <w:rPr>
          <w:i w:val="false"/>
        </w:rPr>
      </w:pPr>
      <w:r>
        <w:rPr>
          <w:i w:val="false"/>
        </w:rPr>
        <w:t>Indiquer le type de coffrage utilisé et l'aspect de surface désiré pour les éléments bruts de décoffrage.</w:t>
      </w:r>
    </w:p>
    <w:p>
      <w:pPr>
        <w:pStyle w:val="Corpsdetexte3"/>
        <w:keepNext w:val="true"/>
        <w:numPr>
          <w:ilvl w:val="0"/>
          <w:numId w:val="11"/>
        </w:numPr>
        <w:pBdr>
          <w:top w:val="single" w:sz="12" w:space="1" w:color="000000"/>
          <w:left w:val="single" w:sz="12" w:space="4" w:color="000000"/>
          <w:bottom w:val="single" w:sz="12" w:space="1" w:color="000000"/>
          <w:right w:val="single" w:sz="12" w:space="4" w:color="000000"/>
        </w:pBdr>
        <w:rPr>
          <w:i w:val="false"/>
        </w:rPr>
      </w:pPr>
      <w:r>
        <w:rPr>
          <w:i w:val="false"/>
        </w:rPr>
        <w:t>Indiquer le type de pavé à utiliser pour les éléments sertis de pavés</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7.1.2.3.4. Dispositifs de sécurité en béton préfabriqué – MISE EN OEUVRE</w:t>
      </w:r>
    </w:p>
    <w:p>
      <w:pPr>
        <w:pStyle w:val="Normal"/>
        <w:tabs>
          <w:tab w:val="clear" w:pos="567"/>
          <w:tab w:val="left" w:pos="1276" w:leader="none"/>
        </w:tabs>
        <w:spacing w:lineRule="atLeast" w:line="300"/>
        <w:jc w:val="both"/>
        <w:rPr>
          <w:color w:val="000000"/>
        </w:rPr>
      </w:pPr>
      <w:r>
        <w:rPr>
          <w:color w:val="000000"/>
        </w:rPr>
      </w:r>
    </w:p>
    <w:p>
      <w:pPr>
        <w:pStyle w:val="Corpsdetexte3"/>
        <w:pBdr>
          <w:top w:val="single" w:sz="12" w:space="1" w:color="000000"/>
          <w:left w:val="single" w:sz="12" w:space="4" w:color="000000"/>
          <w:bottom w:val="single" w:sz="12" w:space="1" w:color="000000"/>
          <w:right w:val="single" w:sz="12" w:space="4" w:color="000000"/>
        </w:pBdr>
        <w:tabs>
          <w:tab w:val="clear" w:pos="567"/>
          <w:tab w:val="left" w:pos="851" w:leader="none"/>
        </w:tabs>
        <w:spacing w:lineRule="atLeast" w:line="300"/>
        <w:jc w:val="both"/>
        <w:rPr>
          <w:i w:val="false"/>
        </w:rPr>
      </w:pPr>
      <w:r>
        <w:rPr>
          <w:i w:val="false"/>
        </w:rPr>
        <w:t xml:space="preserve">Indiquer le type de pose. </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keepNext w:val="true"/>
        <w:ind w:hanging="0" w:start="0"/>
        <w:rPr/>
      </w:pPr>
      <w:r>
        <w:rPr/>
        <w:t>G. 7.1.2.3.4.1. Dispositifs de sécurité en béton préfabriqué – POSE DE TYPE 1</w:t>
      </w:r>
    </w:p>
    <w:p>
      <w:pPr>
        <w:pStyle w:val="Normal"/>
        <w:keepNext w:val="true"/>
        <w:tabs>
          <w:tab w:val="clear" w:pos="567"/>
          <w:tab w:val="left" w:pos="1276" w:leader="none"/>
        </w:tabs>
        <w:spacing w:lineRule="atLeast" w:line="300"/>
        <w:jc w:val="both"/>
        <w:rPr>
          <w:color w:val="000000"/>
        </w:rPr>
      </w:pPr>
      <w:r>
        <w:rPr>
          <w:color w:val="000000"/>
        </w:rPr>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si les éléments de rampe utilisés sont munis d’armatures dépassantes (soit sur leur face supérieure, soit en pied et/ou en tête d’élément).</w:t>
      </w:r>
    </w:p>
    <w:p>
      <w:pPr>
        <w:pStyle w:val="Corpsdetexte3"/>
        <w:numPr>
          <w:ilvl w:val="0"/>
          <w:numId w:val="3"/>
        </w:numPr>
        <w:pBdr>
          <w:top w:val="single" w:sz="12" w:space="1" w:color="000000"/>
          <w:left w:val="single" w:sz="12" w:space="4" w:color="000000"/>
          <w:bottom w:val="single" w:sz="12" w:space="1" w:color="000000"/>
          <w:right w:val="single" w:sz="12" w:space="4" w:color="000000"/>
        </w:pBdr>
        <w:tabs>
          <w:tab w:val="clear" w:pos="567"/>
          <w:tab w:val="left" w:pos="340" w:leader="none"/>
        </w:tabs>
        <w:rPr>
          <w:i w:val="false"/>
        </w:rPr>
      </w:pPr>
      <w:r>
        <w:rPr>
          <w:i w:val="false"/>
        </w:rPr>
        <w:t>Indiquer si les éléments préfabriqués doivent être liaisonnés entre eux.</w:t>
      </w:r>
    </w:p>
    <w:p>
      <w:pPr>
        <w:pStyle w:val="Normal"/>
        <w:tabs>
          <w:tab w:val="clear" w:pos="567"/>
          <w:tab w:val="left" w:pos="1276" w:leader="none"/>
        </w:tabs>
        <w:spacing w:lineRule="atLeast" w:line="300"/>
        <w:jc w:val="both"/>
        <w:rPr>
          <w:i/>
          <w:color w:val="000000"/>
        </w:rPr>
      </w:pPr>
      <w:r>
        <w:rPr>
          <w:i/>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7.1.2.3.5. Dispositifs de sécurité en béton préfabriqué – Mise en service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Indiquer le délai de mise en service si celui-ci est inférieur à 7 jours après la mise en œuvre du béton de fondation.</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7.2.2.3.1. Dispositifs de sécurité en béton coulé en place – Etude et composition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Préciser le type de texture de surface et son aspect.</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7.2.2.3.2. Dispositifs de sécurité en béton coulé en place – Fabrication, transport et mise en oeuvre</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Indiquer l’emplacement et le type de joints.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7.3.2.3. Dispositifs de sécurité en pavage – EXECUTION</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pPr>
      <w:r>
        <w:rPr>
          <w:color w:val="000000"/>
        </w:rPr>
        <w:t>Indiquer toutes les clauses particulières du dispositif à réaliser.</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1276" w:leader="none"/>
        </w:tabs>
        <w:spacing w:lineRule="atLeast" w:line="300"/>
        <w:jc w:val="both"/>
        <w:rPr>
          <w:color w:val="000000"/>
        </w:rPr>
      </w:pPr>
      <w:r>
        <w:rPr>
          <w:color w:val="000000"/>
        </w:rPr>
      </w:r>
    </w:p>
    <w:p>
      <w:pPr>
        <w:pStyle w:val="Heading1"/>
        <w:ind w:hanging="0" w:start="0"/>
        <w:rPr/>
      </w:pPr>
      <w:r>
        <w:rPr/>
        <w:t>G. 7.5. Dispositifs de sécurité TEMPORAIRES</w:t>
      </w:r>
    </w:p>
    <w:p>
      <w:pPr>
        <w:pStyle w:val="Normal"/>
        <w:tabs>
          <w:tab w:val="clear" w:pos="567"/>
          <w:tab w:val="left" w:pos="1276"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tabs>
          <w:tab w:val="clear" w:pos="567"/>
          <w:tab w:val="left" w:pos="1276" w:leader="none"/>
        </w:tabs>
        <w:spacing w:lineRule="atLeast" w:line="300"/>
        <w:jc w:val="both"/>
        <w:rPr>
          <w:color w:val="000000"/>
        </w:rPr>
      </w:pPr>
      <w:r>
        <w:rPr>
          <w:color w:val="000000"/>
        </w:rPr>
        <w:t>Indiquer toutes les prescriptions relatives aux dispositifs temporaires.</w:t>
      </w:r>
    </w:p>
    <w:p>
      <w:pPr>
        <w:pStyle w:val="Normal"/>
        <w:tabs>
          <w:tab w:val="clear" w:pos="567"/>
          <w:tab w:val="left" w:pos="1276"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sectPr>
      <w:headerReference w:type="default" r:id="rId5"/>
      <w:footerReference w:type="default" r:id="rId6"/>
      <w:type w:val="nextPage"/>
      <w:pgSz w:w="11906" w:h="16838"/>
      <w:pgMar w:left="1304" w:right="130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 w:name="Arial Gras">
    <w:charset w:val="00" w:characterSet="windows-1252"/>
    <w:family w:val="swiss"/>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G – Version du 01/01/2024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36</w:t>
    </w:r>
    <w:r>
      <w:rPr>
        <w:rFonts w:cs="Arial" w:ascii="Arial" w:hAnsi="Arial"/>
        <w:color w:val="000000"/>
        <w:sz w:val="20"/>
      </w:rPr>
      <w:fldChar w:fldCharType="end"/>
    </w:r>
    <w:r>
      <w:rPr>
        <w:rFonts w:cs="Arial" w:ascii="Arial" w:hAnsi="Arial"/>
        <w:color w:val="000000"/>
        <w:sz w:val="20"/>
      </w:rPr>
      <w:t xml:space="preserve"> </w:t>
    </w:r>
  </w:p>
  <w:p>
    <w:pPr>
      <w:pStyle w:val="Footer"/>
      <w:spacing w:lineRule="auto" w:line="240"/>
      <w:jc w:val="end"/>
      <w:rPr>
        <w:rFonts w:ascii="Arial" w:hAnsi="Arial" w:cs="Arial"/>
        <w:color w:val="000000"/>
        <w:sz w:val="20"/>
      </w:rPr>
    </w:pPr>
    <w:r>
      <w:rPr>
        <w:rFonts w:cs="Arial" w:ascii="Arial" w:hAnsi="Arial"/>
        <w:color w:val="000000"/>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360"/>
        </w:tabs>
        <w:ind w:start="340" w:hanging="340"/>
      </w:pPr>
      <w:rPr>
        <w:rFonts w:ascii="Symbol" w:hAnsi="Symbol" w:cs="Symbol" w:hint="default"/>
      </w:rPr>
    </w:lvl>
  </w:abstractNum>
  <w:abstractNum w:abstractNumId="5">
    <w:lvl w:ilvl="0">
      <w:numFmt w:val="bullet"/>
      <w:lvlText w:val="-"/>
      <w:lvlJc w:val="start"/>
      <w:pPr>
        <w:tabs>
          <w:tab w:val="num" w:pos="420"/>
        </w:tabs>
        <w:ind w:start="420" w:hanging="420"/>
      </w:pPr>
      <w:rPr>
        <w:rFonts w:ascii="Liberation Serif" w:hAnsi="Liberation Serif" w:cs="Liberation Serif" w:hint="default"/>
      </w:rPr>
    </w:lvl>
  </w:abstractNum>
  <w:abstractNum w:abstractNumId="6">
    <w:lvl w:ilvl="0">
      <w:start w:val="1"/>
      <w:numFmt w:val="bullet"/>
      <w:lvlText w:val="-"/>
      <w:lvlJc w:val="start"/>
      <w:pPr>
        <w:tabs>
          <w:tab w:val="num" w:pos="360"/>
        </w:tabs>
        <w:ind w:start="357" w:hanging="357"/>
      </w:pPr>
      <w:rPr>
        <w:rFonts w:ascii="Symbol" w:hAnsi="Symbol" w:cs="Symbol" w:hint="default"/>
        <w:sz w:val="16"/>
      </w:rPr>
    </w:lvl>
  </w:abstractNum>
  <w:abstractNum w:abstractNumId="7">
    <w:lvl w:ilvl="0">
      <w:numFmt w:val="bullet"/>
      <w:lvlText w:val="–"/>
      <w:lvlJc w:val="start"/>
      <w:pPr>
        <w:tabs>
          <w:tab w:val="num" w:pos="1860"/>
        </w:tabs>
        <w:ind w:start="1860" w:hanging="360"/>
      </w:pPr>
      <w:rPr>
        <w:rFonts w:ascii="Times New Roman" w:hAnsi="Times New Roman" w:cs="Times New Roman" w:hint="default"/>
      </w:rPr>
    </w:lvl>
  </w:abstractNum>
  <w:abstractNum w:abstractNumId="8">
    <w:lvl w:ilvl="0">
      <w:numFmt w:val="bullet"/>
      <w:lvlText w:val="–"/>
      <w:lvlJc w:val="start"/>
      <w:pPr>
        <w:tabs>
          <w:tab w:val="num" w:pos="360"/>
        </w:tabs>
        <w:ind w:start="360" w:hanging="360"/>
      </w:pPr>
      <w:rPr>
        <w:rFonts w:ascii="Arial" w:hAnsi="Arial" w:cs="Arial" w:hint="default"/>
      </w:rPr>
    </w:lvl>
  </w:abstractNum>
  <w:abstractNum w:abstractNumId="9">
    <w:lvl w:ilvl="0">
      <w:numFmt w:val="bullet"/>
      <w:lvlText w:val="-"/>
      <w:lvlJc w:val="start"/>
      <w:pPr>
        <w:tabs>
          <w:tab w:val="num" w:pos="1860"/>
        </w:tabs>
        <w:ind w:start="1860" w:hanging="360"/>
      </w:pPr>
      <w:rPr>
        <w:rFonts w:ascii="Liberation Serif" w:hAnsi="Liberation Serif" w:cs="Liberation Serif" w:hint="default"/>
      </w:rPr>
    </w:lvl>
  </w:abstractNum>
  <w:abstractNum w:abstractNumId="10">
    <w:lvl w:ilvl="0">
      <w:start w:val="1"/>
      <w:numFmt w:val="bullet"/>
      <w:lvlText w:val=""/>
      <w:lvlJc w:val="start"/>
      <w:pPr>
        <w:tabs>
          <w:tab w:val="num" w:pos="283"/>
        </w:tabs>
        <w:ind w:start="283" w:hanging="283"/>
      </w:pPr>
      <w:rPr>
        <w:rFonts w:ascii="Symbol" w:hAnsi="Symbol" w:cs="Symbol" w:hint="default"/>
      </w:rPr>
    </w:lvl>
  </w:abstractNum>
  <w:abstractNum w:abstractNumId="11">
    <w:lvl w:ilvl="0">
      <w:start w:val="1"/>
      <w:numFmt w:val="bullet"/>
      <w:lvlText w:val=""/>
      <w:lvlJc w:val="start"/>
      <w:pPr>
        <w:tabs>
          <w:tab w:val="num" w:pos="360"/>
        </w:tabs>
        <w:ind w:start="340" w:hanging="340"/>
      </w:pPr>
      <w:rPr>
        <w:rFonts w:ascii="Symbol" w:hAnsi="Symbol" w:cs="Symbol" w:hint="default"/>
      </w:rPr>
    </w:lvl>
  </w:abstractNum>
  <w:abstractNum w:abstractNumId="12">
    <w:lvl w:ilvl="0">
      <w:start w:val="1"/>
      <w:numFmt w:val="bullet"/>
      <w:lvlText w:val="–"/>
      <w:lvlJc w:val="start"/>
      <w:pPr>
        <w:tabs>
          <w:tab w:val="num" w:pos="360"/>
        </w:tabs>
        <w:ind w:start="360" w:hanging="360"/>
      </w:pPr>
      <w:rPr>
        <w:rFonts w:ascii="Arial" w:hAnsi="Arial" w:cs="Arial" w:hint="default"/>
      </w:rPr>
    </w:lvl>
  </w:abstractNum>
  <w:abstractNum w:abstractNumId="13">
    <w:lvl w:ilvl="0">
      <w:start w:val="1"/>
      <w:numFmt w:val="bullet"/>
      <w:lvlText w:val=""/>
      <w:lvlJc w:val="start"/>
      <w:pPr>
        <w:tabs>
          <w:tab w:val="num" w:pos="360"/>
        </w:tabs>
        <w:ind w:start="340" w:hanging="34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val="bestFit" w:percent="2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paragraph" w:styleId="Heading9">
    <w:name w:val="heading 9"/>
    <w:basedOn w:val="Normal"/>
    <w:next w:val="Normal"/>
    <w:qFormat/>
    <w:pPr>
      <w:keepNext w:val="true"/>
      <w:numPr>
        <w:ilvl w:val="8"/>
        <w:numId w:val="1"/>
      </w:numPr>
      <w:tabs>
        <w:tab w:val="clear" w:pos="567"/>
        <w:tab w:val="left" w:pos="1985" w:leader="none"/>
        <w:tab w:val="left" w:pos="5103" w:leader="none"/>
      </w:tabs>
      <w:spacing w:lineRule="atLeast" w:line="300"/>
      <w:jc w:val="both"/>
      <w:outlineLvl w:val="8"/>
    </w:pPr>
    <w:rPr>
      <w:i/>
      <w:color w:val="auto"/>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style>
  <w:style w:type="character" w:styleId="WW8Num5z0">
    <w:name w:val="WW8Num5z0"/>
    <w:qFormat/>
    <w:rPr>
      <w:rFonts w:ascii="Symbol" w:hAnsi="Symbol" w:cs="Symbol"/>
      <w:sz w:val="16"/>
    </w:rPr>
  </w:style>
  <w:style w:type="character" w:styleId="WW8Num6z0">
    <w:name w:val="WW8Num6z0"/>
    <w:qFormat/>
    <w:rPr>
      <w:rFonts w:ascii="Times New Roman" w:hAnsi="Times New Roman" w:cs="Times New Roman"/>
    </w:rPr>
  </w:style>
  <w:style w:type="character" w:styleId="WW8Num7z0">
    <w:name w:val="WW8Num7z0"/>
    <w:qFormat/>
    <w:rPr>
      <w:rFonts w:ascii="Arial" w:hAnsi="Arial" w:cs="Arial"/>
    </w:rPr>
  </w:style>
  <w:style w:type="character" w:styleId="WW8Num8z0">
    <w:name w:val="WW8Num8z0"/>
    <w:qFormat/>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2z0">
    <w:name w:val="WW8Num12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Hyperlink">
    <w:name w:val="Hyperlink"/>
    <w:rPr>
      <w:color w:val="0000FF"/>
      <w:u w:val="single"/>
    </w:rPr>
  </w:style>
  <w:style w:type="character" w:styleId="PieddepageCar">
    <w:name w:val="Pied de page Car"/>
    <w:qFormat/>
    <w:rPr>
      <w:color w:val="00FFFF"/>
      <w:sz w:val="24"/>
      <w:lang w:val="fr-FR"/>
    </w:rPr>
  </w:style>
  <w:style w:type="character" w:styleId="CommentaireCar">
    <w:name w:val="Commentaire Car"/>
    <w:qFormat/>
    <w:rPr>
      <w:rFonts w:ascii="Arial" w:hAnsi="Arial" w:cs="Arial"/>
      <w:lang w:val="fr-FR"/>
    </w:rPr>
  </w:style>
  <w:style w:type="character" w:styleId="Marquedecommentaire">
    <w:name w:val="Marque de commentair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numPr>
        <w:ilvl w:val="0"/>
        <w:numId w:val="6"/>
      </w:numPr>
      <w:tabs>
        <w:tab w:val="clear" w:pos="567"/>
        <w:tab w:val="left" w:pos="284" w:leader="none"/>
      </w:tabs>
      <w:spacing w:lineRule="atLeast" w:line="30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Puces2">
    <w:name w:val="Puces 2"/>
    <w:basedOn w:val="Puces1"/>
    <w:qFormat/>
    <w:pPr>
      <w:numPr>
        <w:ilvl w:val="0"/>
        <w:numId w:val="7"/>
      </w:numPr>
      <w:pBdr>
        <w:top w:val="single" w:sz="12" w:space="1" w:color="000000"/>
        <w:left w:val="single" w:sz="12" w:space="4" w:color="000000"/>
        <w:bottom w:val="single" w:sz="12" w:space="1" w:color="000000"/>
        <w:right w:val="single" w:sz="12" w:space="4" w:color="000000"/>
      </w:pBdr>
      <w:ind w:hanging="284" w:start="284" w:end="0"/>
    </w:pPr>
    <w:rPr>
      <w:i w:val="false"/>
    </w:rPr>
  </w:style>
  <w:style w:type="paragraph" w:styleId="Tableau">
    <w:name w:val="Tableau"/>
    <w:basedOn w:val="Normal"/>
    <w:qFormat/>
    <w:pPr>
      <w:numPr>
        <w:ilvl w:val="0"/>
        <w:numId w:val="8"/>
      </w:numPr>
      <w:spacing w:lineRule="auto" w:line="240"/>
      <w:jc w:val="center"/>
    </w:pPr>
    <w:rPr>
      <w:rFonts w:ascii="Arial" w:hAnsi="Arial" w:cs="Arial"/>
      <w:iCs/>
      <w:color w:val="000000"/>
      <w:sz w:val="20"/>
      <w:szCs w:val="24"/>
    </w:rPr>
  </w:style>
  <w:style w:type="paragraph" w:styleId="Chapitre">
    <w:name w:val="Chapitre"/>
    <w:basedOn w:val="Normal"/>
    <w:qFormat/>
    <w:pPr>
      <w:numPr>
        <w:ilvl w:val="0"/>
        <w:numId w:val="0"/>
      </w:numPr>
      <w:snapToGrid w:val="false"/>
      <w:spacing w:lineRule="auto" w:line="240"/>
      <w:ind w:hanging="0" w:start="0" w:end="0"/>
      <w:jc w:val="center"/>
    </w:pPr>
    <w:rPr>
      <w:rFonts w:ascii="Arial Gras" w:hAnsi="Arial Gras" w:cs="Arial Gras"/>
      <w:b/>
      <w:color w:val="000000"/>
      <w:sz w:val="36"/>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spacing w:lineRule="auto" w:line="240"/>
    </w:pPr>
    <w:rPr>
      <w:rFonts w:ascii="Arial" w:hAnsi="Arial" w:cs="Arial"/>
      <w:color w:val="000000"/>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qc.spw.wallonie.be/fr/qualiroutes/doc/Note_tech_3.1_07-01-2011.pdf" TargetMode="External"/><Relationship Id="rId3" Type="http://schemas.openxmlformats.org/officeDocument/2006/relationships/hyperlink" Target="http://qc.spw.wallonie.be/fr/qualiroutes/doc/ChoixdesRevetementsbitumineux.pdf" TargetMode="Externa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2019-10-24T14:48:00Z</dcterms:created>
  <dc:creator>MRW</dc:creator>
  <dc:description/>
  <cp:keywords/>
  <dc:language>fr-FR</dc:language>
  <cp:lastModifiedBy>MICHAUX Gauthier</cp:lastModifiedBy>
  <cp:lastPrinted>2011-10-13T08:54:00Z</cp:lastPrinted>
  <dcterms:modified xsi:type="dcterms:W3CDTF">2023-12-27T17:47:00Z</dcterms:modified>
  <cp:revision>8</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ce2d80d4-28cb-4430-acfd-447eeb764bd6</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2019-10-24T12:48:25.2605544Z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